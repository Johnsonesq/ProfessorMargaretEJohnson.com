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83AF3" w14:textId="0F9980AA" w:rsidR="00A933FA" w:rsidRPr="003A17C8" w:rsidRDefault="00A933FA" w:rsidP="00A933FA">
      <w:pPr>
        <w:pStyle w:val="CommentText"/>
        <w:rPr>
          <w:rFonts w:ascii="Times New Roman" w:hAnsi="Times New Roman" w:cs="Times New Roman"/>
          <w:b/>
          <w:bCs/>
          <w:sz w:val="24"/>
          <w:szCs w:val="24"/>
        </w:rPr>
      </w:pPr>
      <w:r w:rsidRPr="003A17C8">
        <w:rPr>
          <w:rFonts w:ascii="Times New Roman" w:hAnsi="Times New Roman" w:cs="Times New Roman"/>
          <w:b/>
          <w:bCs/>
          <w:sz w:val="24"/>
          <w:szCs w:val="24"/>
        </w:rPr>
        <w:t>For equal access to schools, D</w:t>
      </w:r>
      <w:r w:rsidR="00D63455">
        <w:rPr>
          <w:rFonts w:ascii="Times New Roman" w:hAnsi="Times New Roman" w:cs="Times New Roman"/>
          <w:b/>
          <w:bCs/>
          <w:sz w:val="24"/>
          <w:szCs w:val="24"/>
        </w:rPr>
        <w:t>.</w:t>
      </w:r>
      <w:r w:rsidRPr="003A17C8">
        <w:rPr>
          <w:rFonts w:ascii="Times New Roman" w:hAnsi="Times New Roman" w:cs="Times New Roman"/>
          <w:b/>
          <w:bCs/>
          <w:sz w:val="24"/>
          <w:szCs w:val="24"/>
        </w:rPr>
        <w:t>C</w:t>
      </w:r>
      <w:r w:rsidR="00D63455">
        <w:rPr>
          <w:rFonts w:ascii="Times New Roman" w:hAnsi="Times New Roman" w:cs="Times New Roman"/>
          <w:b/>
          <w:bCs/>
          <w:sz w:val="24"/>
          <w:szCs w:val="24"/>
        </w:rPr>
        <w:t>.</w:t>
      </w:r>
      <w:r w:rsidRPr="003A17C8">
        <w:rPr>
          <w:rFonts w:ascii="Times New Roman" w:hAnsi="Times New Roman" w:cs="Times New Roman"/>
          <w:b/>
          <w:bCs/>
          <w:sz w:val="24"/>
          <w:szCs w:val="24"/>
        </w:rPr>
        <w:t xml:space="preserve"> </w:t>
      </w:r>
      <w:del w:id="0" w:author="Marcy Karin" w:date="2021-10-17T11:11:00Z">
        <w:r w:rsidRPr="003A17C8" w:rsidDel="00924CCC">
          <w:rPr>
            <w:rFonts w:ascii="Times New Roman" w:hAnsi="Times New Roman" w:cs="Times New Roman"/>
            <w:b/>
            <w:bCs/>
            <w:sz w:val="24"/>
            <w:szCs w:val="24"/>
          </w:rPr>
          <w:delText>and Maryland should</w:delText>
        </w:r>
      </w:del>
      <w:ins w:id="1" w:author="Marcy Karin" w:date="2021-10-17T11:11:00Z">
        <w:r w:rsidR="00924CCC">
          <w:rPr>
            <w:rFonts w:ascii="Times New Roman" w:hAnsi="Times New Roman" w:cs="Times New Roman"/>
            <w:b/>
            <w:bCs/>
            <w:sz w:val="24"/>
            <w:szCs w:val="24"/>
          </w:rPr>
          <w:t>must</w:t>
        </w:r>
      </w:ins>
      <w:r w:rsidRPr="003A17C8">
        <w:rPr>
          <w:rFonts w:ascii="Times New Roman" w:hAnsi="Times New Roman" w:cs="Times New Roman"/>
          <w:b/>
          <w:bCs/>
          <w:sz w:val="24"/>
          <w:szCs w:val="24"/>
        </w:rPr>
        <w:t xml:space="preserve"> provide menstrual products and menstrual education</w:t>
      </w:r>
    </w:p>
    <w:p w14:paraId="3597A6F4" w14:textId="0D747341" w:rsidR="00D3158F" w:rsidRPr="003A17C8" w:rsidRDefault="00D3158F" w:rsidP="00D3158F">
      <w:pPr>
        <w:rPr>
          <w:rFonts w:ascii="Times New Roman" w:hAnsi="Times New Roman" w:cs="Times New Roman"/>
          <w:sz w:val="24"/>
          <w:szCs w:val="24"/>
        </w:rPr>
      </w:pPr>
    </w:p>
    <w:p w14:paraId="47764DF8" w14:textId="456F1002" w:rsidR="00A933FA" w:rsidRPr="00D9664E" w:rsidRDefault="00A933FA" w:rsidP="00E83105">
      <w:pPr>
        <w:ind w:left="720"/>
        <w:rPr>
          <w:rFonts w:ascii="Times New Roman" w:hAnsi="Times New Roman" w:cs="Times New Roman"/>
          <w:sz w:val="24"/>
          <w:szCs w:val="24"/>
        </w:rPr>
      </w:pPr>
      <w:r w:rsidRPr="003A17C8">
        <w:rPr>
          <w:rFonts w:ascii="Times New Roman" w:hAnsi="Times New Roman" w:cs="Times New Roman"/>
          <w:sz w:val="24"/>
          <w:szCs w:val="24"/>
        </w:rPr>
        <w:t>By Margaret E. Johnson and Marcy L. Kari</w:t>
      </w:r>
      <w:r w:rsidR="00D9664E">
        <w:rPr>
          <w:rFonts w:ascii="Times New Roman" w:hAnsi="Times New Roman" w:cs="Times New Roman"/>
          <w:sz w:val="24"/>
          <w:szCs w:val="24"/>
        </w:rPr>
        <w:t xml:space="preserve">n. </w:t>
      </w:r>
      <w:r w:rsidRPr="00D9664E">
        <w:rPr>
          <w:rFonts w:ascii="Times New Roman" w:hAnsi="Times New Roman" w:cs="Times New Roman"/>
          <w:sz w:val="24"/>
          <w:szCs w:val="24"/>
        </w:rPr>
        <w:t xml:space="preserve">Professor Johnson is an Associate Dean, Professor of Law, Co-Director of the Center on Applied Feminism, and Director of the </w:t>
      </w:r>
      <w:proofErr w:type="spellStart"/>
      <w:r w:rsidRPr="00D9664E">
        <w:rPr>
          <w:rFonts w:ascii="Times New Roman" w:hAnsi="Times New Roman" w:cs="Times New Roman"/>
          <w:sz w:val="24"/>
          <w:szCs w:val="24"/>
        </w:rPr>
        <w:t>Bronfein</w:t>
      </w:r>
      <w:proofErr w:type="spellEnd"/>
      <w:r w:rsidRPr="00D9664E">
        <w:rPr>
          <w:rFonts w:ascii="Times New Roman" w:hAnsi="Times New Roman" w:cs="Times New Roman"/>
          <w:sz w:val="24"/>
          <w:szCs w:val="24"/>
        </w:rPr>
        <w:t xml:space="preserve"> Family Law Clinic at the University of Baltimore School of Law. Professor Karin is the Jack and Lovell Olender Professor of Law and Director of the Legislation/Civil Rights Clinic at the University of the District of Columbia David A. Clarke School of Law</w:t>
      </w:r>
      <w:r w:rsidR="00D9664E">
        <w:rPr>
          <w:rFonts w:ascii="Times New Roman" w:hAnsi="Times New Roman" w:cs="Times New Roman"/>
          <w:sz w:val="24"/>
          <w:szCs w:val="24"/>
        </w:rPr>
        <w:t>.</w:t>
      </w:r>
    </w:p>
    <w:p w14:paraId="624516FA" w14:textId="5C56D63A" w:rsidR="00A933FA" w:rsidRDefault="00A933FA" w:rsidP="00A933FA">
      <w:pPr>
        <w:rPr>
          <w:rFonts w:ascii="Times New Roman" w:hAnsi="Times New Roman" w:cs="Times New Roman"/>
          <w:sz w:val="20"/>
          <w:szCs w:val="20"/>
        </w:rPr>
      </w:pPr>
    </w:p>
    <w:p w14:paraId="15ECB855" w14:textId="0EF8400E" w:rsidR="00D3158F" w:rsidRPr="003A17C8" w:rsidRDefault="00D3158F" w:rsidP="00D3158F">
      <w:pPr>
        <w:rPr>
          <w:rFonts w:ascii="Times New Roman" w:hAnsi="Times New Roman" w:cs="Times New Roman"/>
          <w:sz w:val="24"/>
          <w:szCs w:val="24"/>
        </w:rPr>
      </w:pPr>
      <w:r w:rsidRPr="003A17C8">
        <w:rPr>
          <w:rFonts w:ascii="Times New Roman" w:hAnsi="Times New Roman" w:cs="Times New Roman"/>
          <w:sz w:val="24"/>
          <w:szCs w:val="24"/>
        </w:rPr>
        <w:t xml:space="preserve">Despite re-opening with a renewed focus on students’ health and safety, local schools remain closed to students who menstruate </w:t>
      </w:r>
      <w:r w:rsidRPr="003A17C8">
        <w:rPr>
          <w:rFonts w:ascii="Times New Roman" w:hAnsi="Times New Roman" w:cs="Times New Roman"/>
          <w:color w:val="auto"/>
          <w:sz w:val="24"/>
          <w:szCs w:val="24"/>
        </w:rPr>
        <w:t xml:space="preserve">by failing to </w:t>
      </w:r>
      <w:r w:rsidRPr="003A17C8">
        <w:rPr>
          <w:rFonts w:ascii="Times New Roman" w:hAnsi="Times New Roman" w:cs="Times New Roman"/>
          <w:sz w:val="24"/>
          <w:szCs w:val="24"/>
        </w:rPr>
        <w:t>provide readily accessible and free menstrual products—</w:t>
      </w:r>
      <w:r w:rsidRPr="003A17C8">
        <w:rPr>
          <w:rFonts w:ascii="Times New Roman" w:hAnsi="Times New Roman" w:cs="Times New Roman"/>
          <w:color w:val="auto"/>
          <w:sz w:val="24"/>
          <w:szCs w:val="24"/>
        </w:rPr>
        <w:t xml:space="preserve">tampons and pads. Without them, some menstruators (girls, women, transgender boys and men, nonbinary, and intersex students) are denied true access to an equal education. Further, all students need comprehensive menstrual education to learn how to stay healthy and </w:t>
      </w:r>
      <w:r w:rsidR="009A43A6" w:rsidRPr="003A17C8">
        <w:rPr>
          <w:rFonts w:ascii="Times New Roman" w:hAnsi="Times New Roman" w:cs="Times New Roman"/>
          <w:color w:val="auto"/>
          <w:sz w:val="24"/>
          <w:szCs w:val="24"/>
        </w:rPr>
        <w:t>combat</w:t>
      </w:r>
      <w:r w:rsidRPr="003A17C8">
        <w:rPr>
          <w:rFonts w:ascii="Times New Roman" w:hAnsi="Times New Roman" w:cs="Times New Roman"/>
          <w:color w:val="auto"/>
          <w:sz w:val="24"/>
          <w:szCs w:val="24"/>
        </w:rPr>
        <w:t xml:space="preserve"> menstrual stigma </w:t>
      </w:r>
      <w:r w:rsidR="009A43A6" w:rsidRPr="003A17C8">
        <w:rPr>
          <w:rFonts w:ascii="Times New Roman" w:hAnsi="Times New Roman" w:cs="Times New Roman"/>
          <w:color w:val="auto"/>
          <w:sz w:val="24"/>
          <w:szCs w:val="24"/>
        </w:rPr>
        <w:t>that contributes to</w:t>
      </w:r>
      <w:r w:rsidRPr="003A17C8">
        <w:rPr>
          <w:rFonts w:ascii="Times New Roman" w:hAnsi="Times New Roman" w:cs="Times New Roman"/>
          <w:color w:val="auto"/>
          <w:sz w:val="24"/>
          <w:szCs w:val="24"/>
        </w:rPr>
        <w:t xml:space="preserve"> </w:t>
      </w:r>
      <w:hyperlink r:id="rId6" w:history="1">
        <w:r w:rsidRPr="003A17C8">
          <w:rPr>
            <w:rStyle w:val="Hyperlink"/>
            <w:rFonts w:ascii="Times New Roman" w:hAnsi="Times New Roman" w:cs="Times New Roman"/>
            <w:sz w:val="24"/>
            <w:szCs w:val="24"/>
          </w:rPr>
          <w:t>harassment</w:t>
        </w:r>
      </w:hyperlink>
      <w:r w:rsidR="00426883" w:rsidRPr="00061BED">
        <w:rPr>
          <w:rStyle w:val="Hyperlink"/>
          <w:rFonts w:ascii="Times New Roman" w:hAnsi="Times New Roman" w:cs="Times New Roman"/>
          <w:color w:val="000000" w:themeColor="text1"/>
          <w:sz w:val="24"/>
          <w:szCs w:val="24"/>
          <w:u w:val="none"/>
        </w:rPr>
        <w:t>, which is</w:t>
      </w:r>
      <w:r w:rsidRPr="00061BED">
        <w:rPr>
          <w:rFonts w:ascii="Times New Roman" w:hAnsi="Times New Roman" w:cs="Times New Roman"/>
          <w:sz w:val="24"/>
          <w:szCs w:val="24"/>
        </w:rPr>
        <w:t xml:space="preserve"> </w:t>
      </w:r>
      <w:r w:rsidRPr="003A17C8">
        <w:rPr>
          <w:rFonts w:ascii="Times New Roman" w:hAnsi="Times New Roman" w:cs="Times New Roman"/>
          <w:color w:val="auto"/>
          <w:sz w:val="24"/>
          <w:szCs w:val="24"/>
        </w:rPr>
        <w:t>pervasive in our schools. Providing menstrual products and education will transform our schools into more gender-inclusive learning environments. Into</w:t>
      </w:r>
      <w:r w:rsidR="00F309B1" w:rsidRPr="003A17C8">
        <w:rPr>
          <w:rFonts w:ascii="Times New Roman" w:hAnsi="Times New Roman" w:cs="Times New Roman"/>
          <w:color w:val="auto"/>
          <w:sz w:val="24"/>
          <w:szCs w:val="24"/>
        </w:rPr>
        <w:t xml:space="preserve"> truly</w:t>
      </w:r>
      <w:r w:rsidRPr="003A17C8">
        <w:rPr>
          <w:rFonts w:ascii="Times New Roman" w:hAnsi="Times New Roman" w:cs="Times New Roman"/>
          <w:color w:val="auto"/>
          <w:sz w:val="24"/>
          <w:szCs w:val="24"/>
        </w:rPr>
        <w:t xml:space="preserve"> </w:t>
      </w:r>
      <w:r w:rsidRPr="003A17C8">
        <w:rPr>
          <w:rFonts w:ascii="Times New Roman" w:hAnsi="Times New Roman" w:cs="Times New Roman"/>
          <w:i/>
          <w:iCs/>
          <w:color w:val="auto"/>
          <w:sz w:val="24"/>
          <w:szCs w:val="24"/>
        </w:rPr>
        <w:t xml:space="preserve">open </w:t>
      </w:r>
      <w:r w:rsidRPr="003A17C8">
        <w:rPr>
          <w:rFonts w:ascii="Times New Roman" w:hAnsi="Times New Roman" w:cs="Times New Roman"/>
          <w:color w:val="auto"/>
          <w:sz w:val="24"/>
          <w:szCs w:val="24"/>
        </w:rPr>
        <w:t xml:space="preserve">schools. </w:t>
      </w:r>
    </w:p>
    <w:p w14:paraId="3568589D" w14:textId="77777777" w:rsidR="00D3158F" w:rsidRPr="003A17C8" w:rsidRDefault="00D3158F" w:rsidP="00D3158F">
      <w:pPr>
        <w:rPr>
          <w:rFonts w:ascii="Times New Roman" w:hAnsi="Times New Roman" w:cs="Times New Roman"/>
          <w:sz w:val="24"/>
          <w:szCs w:val="24"/>
        </w:rPr>
      </w:pPr>
    </w:p>
    <w:p w14:paraId="7F1C60AA" w14:textId="77777777" w:rsidR="00D3158F" w:rsidRPr="003A17C8" w:rsidRDefault="00D3158F" w:rsidP="00D3158F">
      <w:pPr>
        <w:rPr>
          <w:rFonts w:ascii="Times New Roman" w:hAnsi="Times New Roman" w:cs="Times New Roman"/>
          <w:i/>
          <w:iCs/>
          <w:sz w:val="24"/>
          <w:szCs w:val="24"/>
        </w:rPr>
      </w:pPr>
      <w:r w:rsidRPr="003A17C8">
        <w:rPr>
          <w:rFonts w:ascii="Times New Roman" w:hAnsi="Times New Roman" w:cs="Times New Roman"/>
          <w:i/>
          <w:iCs/>
          <w:sz w:val="24"/>
          <w:szCs w:val="24"/>
        </w:rPr>
        <w:t>School Bathroom-Based Menstrual Products</w:t>
      </w:r>
    </w:p>
    <w:p w14:paraId="7EB54D98" w14:textId="77777777" w:rsidR="00D3158F" w:rsidRPr="003A17C8" w:rsidRDefault="00D3158F" w:rsidP="00D3158F">
      <w:pPr>
        <w:rPr>
          <w:rFonts w:ascii="Times New Roman" w:hAnsi="Times New Roman" w:cs="Times New Roman"/>
          <w:i/>
          <w:iCs/>
          <w:sz w:val="24"/>
          <w:szCs w:val="24"/>
        </w:rPr>
      </w:pPr>
    </w:p>
    <w:p w14:paraId="0C6EB988" w14:textId="1DB6E546" w:rsidR="00D3158F" w:rsidRPr="003A17C8" w:rsidRDefault="00D3158F" w:rsidP="00D3158F">
      <w:pPr>
        <w:rPr>
          <w:rFonts w:ascii="Times New Roman" w:hAnsi="Times New Roman" w:cs="Times New Roman"/>
          <w:color w:val="auto"/>
          <w:sz w:val="24"/>
          <w:szCs w:val="24"/>
        </w:rPr>
      </w:pPr>
      <w:r w:rsidRPr="003A17C8">
        <w:rPr>
          <w:rFonts w:ascii="Times New Roman" w:hAnsi="Times New Roman" w:cs="Times New Roman"/>
          <w:color w:val="auto"/>
          <w:sz w:val="24"/>
          <w:szCs w:val="24"/>
        </w:rPr>
        <w:t xml:space="preserve">Menstruation does not stop at school. </w:t>
      </w:r>
      <w:hyperlink r:id="rId7" w:history="1">
        <w:r w:rsidRPr="003A17C8">
          <w:rPr>
            <w:rStyle w:val="Hyperlink"/>
            <w:rFonts w:ascii="Times New Roman" w:hAnsi="Times New Roman" w:cs="Times New Roman"/>
            <w:sz w:val="24"/>
            <w:szCs w:val="24"/>
          </w:rPr>
          <w:t>92% of high school stud</w:t>
        </w:r>
        <w:r w:rsidRPr="003A17C8">
          <w:rPr>
            <w:rStyle w:val="Hyperlink"/>
            <w:rFonts w:ascii="Times New Roman" w:hAnsi="Times New Roman" w:cs="Times New Roman"/>
            <w:sz w:val="24"/>
            <w:szCs w:val="24"/>
          </w:rPr>
          <w:t>e</w:t>
        </w:r>
        <w:r w:rsidRPr="003A17C8">
          <w:rPr>
            <w:rStyle w:val="Hyperlink"/>
            <w:rFonts w:ascii="Times New Roman" w:hAnsi="Times New Roman" w:cs="Times New Roman"/>
            <w:sz w:val="24"/>
            <w:szCs w:val="24"/>
          </w:rPr>
          <w:t>nts</w:t>
        </w:r>
      </w:hyperlink>
      <w:r w:rsidRPr="003A17C8">
        <w:rPr>
          <w:rFonts w:ascii="Times New Roman" w:hAnsi="Times New Roman" w:cs="Times New Roman"/>
          <w:sz w:val="24"/>
          <w:szCs w:val="24"/>
        </w:rPr>
        <w:t xml:space="preserve"> report needing a new pad or tampon during the school day</w:t>
      </w:r>
      <w:r w:rsidR="00FB2E77" w:rsidRPr="003A17C8">
        <w:rPr>
          <w:rFonts w:ascii="Times New Roman" w:hAnsi="Times New Roman" w:cs="Times New Roman"/>
          <w:sz w:val="24"/>
          <w:szCs w:val="24"/>
        </w:rPr>
        <w:t xml:space="preserve"> and yet</w:t>
      </w:r>
      <w:r w:rsidRPr="003A17C8">
        <w:rPr>
          <w:rFonts w:ascii="Times New Roman" w:hAnsi="Times New Roman" w:cs="Times New Roman"/>
          <w:sz w:val="24"/>
          <w:szCs w:val="24"/>
        </w:rPr>
        <w:t xml:space="preserve"> </w:t>
      </w:r>
      <w:hyperlink r:id="rId8" w:history="1">
        <w:r w:rsidRPr="003A17C8">
          <w:rPr>
            <w:rStyle w:val="Hyperlink"/>
            <w:rFonts w:ascii="Times New Roman" w:hAnsi="Times New Roman" w:cs="Times New Roman"/>
            <w:sz w:val="24"/>
            <w:szCs w:val="24"/>
          </w:rPr>
          <w:t xml:space="preserve">13% </w:t>
        </w:r>
      </w:hyperlink>
      <w:r w:rsidRPr="003A17C8">
        <w:rPr>
          <w:rFonts w:ascii="Times New Roman" w:hAnsi="Times New Roman" w:cs="Times New Roman"/>
          <w:sz w:val="24"/>
          <w:szCs w:val="24"/>
        </w:rPr>
        <w:t xml:space="preserve">state </w:t>
      </w:r>
      <w:r w:rsidRPr="003A17C8" w:rsidDel="008E06BF">
        <w:rPr>
          <w:rFonts w:ascii="Times New Roman" w:hAnsi="Times New Roman" w:cs="Times New Roman"/>
          <w:sz w:val="24"/>
          <w:szCs w:val="24"/>
        </w:rPr>
        <w:t xml:space="preserve">that they </w:t>
      </w:r>
      <w:r w:rsidRPr="003A17C8">
        <w:rPr>
          <w:rFonts w:ascii="Times New Roman" w:hAnsi="Times New Roman" w:cs="Times New Roman"/>
          <w:sz w:val="24"/>
          <w:szCs w:val="24"/>
        </w:rPr>
        <w:t xml:space="preserve">had “trouble affording” menstrual products. </w:t>
      </w:r>
      <w:r w:rsidRPr="003A17C8">
        <w:rPr>
          <w:rFonts w:ascii="Times New Roman" w:hAnsi="Times New Roman" w:cs="Times New Roman"/>
          <w:color w:val="auto"/>
          <w:sz w:val="24"/>
          <w:szCs w:val="24"/>
        </w:rPr>
        <w:t xml:space="preserve">Without them, one </w:t>
      </w:r>
      <w:hyperlink r:id="rId9" w:history="1">
        <w:r w:rsidRPr="003A17C8">
          <w:rPr>
            <w:rStyle w:val="Hyperlink"/>
            <w:rFonts w:ascii="Times New Roman" w:hAnsi="Times New Roman" w:cs="Times New Roman"/>
            <w:sz w:val="24"/>
            <w:szCs w:val="24"/>
          </w:rPr>
          <w:t>study</w:t>
        </w:r>
      </w:hyperlink>
      <w:r w:rsidRPr="003A17C8">
        <w:rPr>
          <w:rFonts w:ascii="Times New Roman" w:hAnsi="Times New Roman" w:cs="Times New Roman"/>
          <w:color w:val="auto"/>
          <w:sz w:val="24"/>
          <w:szCs w:val="24"/>
        </w:rPr>
        <w:t xml:space="preserve"> </w:t>
      </w:r>
      <w:r w:rsidR="00182EEC" w:rsidRPr="003A17C8">
        <w:rPr>
          <w:rFonts w:ascii="Times New Roman" w:hAnsi="Times New Roman" w:cs="Times New Roman"/>
          <w:color w:val="auto"/>
          <w:sz w:val="24"/>
          <w:szCs w:val="24"/>
        </w:rPr>
        <w:t>shows</w:t>
      </w:r>
      <w:r w:rsidRPr="003A17C8">
        <w:rPr>
          <w:rFonts w:ascii="Times New Roman" w:hAnsi="Times New Roman" w:cs="Times New Roman"/>
          <w:color w:val="auto"/>
          <w:sz w:val="24"/>
          <w:szCs w:val="24"/>
        </w:rPr>
        <w:t xml:space="preserve"> that high school students miss school (12.7%), were late for school (15%), and left school early (23.91%)</w:t>
      </w:r>
      <w:r w:rsidRPr="003A17C8">
        <w:rPr>
          <w:rFonts w:ascii="Times New Roman" w:eastAsia="Times New Roman" w:hAnsi="Times New Roman" w:cs="Times New Roman"/>
          <w:color w:val="auto"/>
          <w:sz w:val="24"/>
          <w:szCs w:val="24"/>
          <w:shd w:val="clear" w:color="auto" w:fill="FFFFFF"/>
        </w:rPr>
        <w:t>. Another</w:t>
      </w:r>
      <w:r w:rsidRPr="003A17C8">
        <w:rPr>
          <w:rFonts w:ascii="Times New Roman" w:eastAsia="Times New Roman" w:hAnsi="Times New Roman" w:cs="Times New Roman"/>
          <w:b/>
          <w:color w:val="auto"/>
          <w:sz w:val="24"/>
          <w:szCs w:val="24"/>
          <w:shd w:val="clear" w:color="auto" w:fill="FFFFFF"/>
        </w:rPr>
        <w:t xml:space="preserve"> </w:t>
      </w:r>
      <w:hyperlink r:id="rId10" w:history="1">
        <w:r w:rsidRPr="003A17C8">
          <w:rPr>
            <w:rStyle w:val="Hyperlink"/>
            <w:rFonts w:ascii="Times New Roman" w:hAnsi="Times New Roman" w:cs="Times New Roman"/>
            <w:sz w:val="24"/>
            <w:szCs w:val="24"/>
          </w:rPr>
          <w:t>study</w:t>
        </w:r>
      </w:hyperlink>
      <w:r w:rsidRPr="003A17C8">
        <w:rPr>
          <w:rFonts w:ascii="Times New Roman" w:hAnsi="Times New Roman" w:cs="Times New Roman"/>
          <w:color w:val="auto"/>
          <w:sz w:val="24"/>
          <w:szCs w:val="24"/>
        </w:rPr>
        <w:t xml:space="preserve"> </w:t>
      </w:r>
      <w:r w:rsidR="00D14C8C" w:rsidRPr="003A17C8">
        <w:rPr>
          <w:rFonts w:ascii="Times New Roman" w:hAnsi="Times New Roman" w:cs="Times New Roman"/>
          <w:color w:val="auto"/>
          <w:sz w:val="24"/>
          <w:szCs w:val="24"/>
        </w:rPr>
        <w:t xml:space="preserve">of college students </w:t>
      </w:r>
      <w:r w:rsidR="00182EEC" w:rsidRPr="003A17C8">
        <w:rPr>
          <w:rFonts w:ascii="Times New Roman" w:hAnsi="Times New Roman" w:cs="Times New Roman"/>
          <w:color w:val="auto"/>
          <w:sz w:val="24"/>
          <w:szCs w:val="24"/>
        </w:rPr>
        <w:t xml:space="preserve">shows </w:t>
      </w:r>
      <w:r w:rsidRPr="003A17C8">
        <w:rPr>
          <w:rFonts w:ascii="Times New Roman" w:hAnsi="Times New Roman" w:cs="Times New Roman"/>
          <w:color w:val="auto"/>
          <w:sz w:val="24"/>
          <w:szCs w:val="24"/>
        </w:rPr>
        <w:t xml:space="preserve">that </w:t>
      </w:r>
      <w:hyperlink r:id="rId11" w:history="1">
        <w:r w:rsidRPr="003A17C8">
          <w:rPr>
            <w:rStyle w:val="Hyperlink"/>
            <w:rFonts w:ascii="Times New Roman" w:hAnsi="Times New Roman" w:cs="Times New Roman"/>
            <w:sz w:val="24"/>
            <w:szCs w:val="24"/>
          </w:rPr>
          <w:t>period poverty</w:t>
        </w:r>
      </w:hyperlink>
      <w:r w:rsidRPr="003A17C8">
        <w:rPr>
          <w:rFonts w:ascii="Times New Roman" w:hAnsi="Times New Roman" w:cs="Times New Roman"/>
          <w:color w:val="auto"/>
          <w:sz w:val="24"/>
          <w:szCs w:val="24"/>
        </w:rPr>
        <w:t xml:space="preserve">, a lack of access to menstrual products due to economic circumstances, </w:t>
      </w:r>
      <w:r w:rsidR="00B35AD7" w:rsidRPr="003A17C8">
        <w:rPr>
          <w:rFonts w:ascii="Times New Roman" w:hAnsi="Times New Roman" w:cs="Times New Roman"/>
          <w:color w:val="auto"/>
          <w:sz w:val="24"/>
          <w:szCs w:val="24"/>
        </w:rPr>
        <w:t xml:space="preserve">is </w:t>
      </w:r>
      <w:r w:rsidRPr="003A17C8">
        <w:rPr>
          <w:rFonts w:ascii="Times New Roman" w:hAnsi="Times New Roman" w:cs="Times New Roman"/>
          <w:color w:val="auto"/>
          <w:sz w:val="24"/>
          <w:szCs w:val="24"/>
        </w:rPr>
        <w:t xml:space="preserve">experienced by 24.5% of Latina women, 19% of Black women, 11.7% of white women, and 10% of women of another race. Consequently, 14.2% of </w:t>
      </w:r>
      <w:r w:rsidR="009E518C" w:rsidRPr="003A17C8">
        <w:rPr>
          <w:rFonts w:ascii="Times New Roman" w:hAnsi="Times New Roman" w:cs="Times New Roman"/>
          <w:color w:val="auto"/>
          <w:sz w:val="24"/>
          <w:szCs w:val="24"/>
        </w:rPr>
        <w:t xml:space="preserve">these </w:t>
      </w:r>
      <w:r w:rsidRPr="003A17C8">
        <w:rPr>
          <w:rFonts w:ascii="Times New Roman" w:hAnsi="Times New Roman" w:cs="Times New Roman"/>
          <w:color w:val="auto"/>
          <w:sz w:val="24"/>
          <w:szCs w:val="24"/>
        </w:rPr>
        <w:t>students report</w:t>
      </w:r>
      <w:r w:rsidR="00AB6786" w:rsidRPr="003A17C8">
        <w:rPr>
          <w:rFonts w:ascii="Times New Roman" w:hAnsi="Times New Roman" w:cs="Times New Roman"/>
          <w:color w:val="auto"/>
          <w:sz w:val="24"/>
          <w:szCs w:val="24"/>
        </w:rPr>
        <w:t xml:space="preserve"> </w:t>
      </w:r>
      <w:r w:rsidRPr="003A17C8">
        <w:rPr>
          <w:rFonts w:ascii="Times New Roman" w:hAnsi="Times New Roman" w:cs="Times New Roman"/>
          <w:color w:val="auto"/>
          <w:sz w:val="24"/>
          <w:szCs w:val="24"/>
        </w:rPr>
        <w:t xml:space="preserve">missing school. </w:t>
      </w:r>
    </w:p>
    <w:p w14:paraId="0ED04CE2" w14:textId="77777777" w:rsidR="00D3158F" w:rsidRPr="003A17C8" w:rsidRDefault="00D3158F" w:rsidP="00D3158F">
      <w:pPr>
        <w:rPr>
          <w:rFonts w:ascii="Times New Roman" w:hAnsi="Times New Roman" w:cs="Times New Roman"/>
          <w:color w:val="auto"/>
          <w:sz w:val="24"/>
          <w:szCs w:val="24"/>
        </w:rPr>
      </w:pPr>
    </w:p>
    <w:p w14:paraId="68222F99" w14:textId="0C26665D" w:rsidR="00D3158F" w:rsidRPr="003A17C8" w:rsidRDefault="00D3158F" w:rsidP="00D3158F">
      <w:pPr>
        <w:rPr>
          <w:rFonts w:ascii="Times New Roman" w:hAnsi="Times New Roman" w:cs="Times New Roman"/>
          <w:sz w:val="24"/>
          <w:szCs w:val="24"/>
        </w:rPr>
      </w:pPr>
      <w:r w:rsidRPr="003A17C8">
        <w:rPr>
          <w:rFonts w:ascii="Times New Roman" w:hAnsi="Times New Roman" w:cs="Times New Roman"/>
          <w:sz w:val="24"/>
          <w:szCs w:val="24"/>
        </w:rPr>
        <w:t>Students recently brought home the realities of this research. During a November</w:t>
      </w:r>
      <w:ins w:id="2" w:author="Marcy Karin" w:date="2021-10-17T11:12:00Z">
        <w:r w:rsidR="00924CCC">
          <w:rPr>
            <w:rFonts w:ascii="Times New Roman" w:hAnsi="Times New Roman" w:cs="Times New Roman"/>
            <w:sz w:val="24"/>
            <w:szCs w:val="24"/>
          </w:rPr>
          <w:t xml:space="preserve"> 2020 </w:t>
        </w:r>
      </w:ins>
      <w:r w:rsidRPr="003A17C8">
        <w:rPr>
          <w:rFonts w:ascii="Times New Roman" w:hAnsi="Times New Roman" w:cs="Times New Roman"/>
          <w:sz w:val="24"/>
          <w:szCs w:val="24"/>
        </w:rPr>
        <w:t xml:space="preserve"> </w:t>
      </w:r>
      <w:hyperlink r:id="rId12">
        <w:r w:rsidRPr="003A17C8">
          <w:rPr>
            <w:rStyle w:val="Hyperlink"/>
            <w:rFonts w:ascii="Times New Roman" w:hAnsi="Times New Roman" w:cs="Times New Roman"/>
            <w:sz w:val="24"/>
            <w:szCs w:val="24"/>
          </w:rPr>
          <w:t>legislative hearing</w:t>
        </w:r>
      </w:hyperlink>
      <w:r w:rsidRPr="003A17C8">
        <w:rPr>
          <w:rFonts w:ascii="Times New Roman" w:hAnsi="Times New Roman" w:cs="Times New Roman"/>
          <w:sz w:val="24"/>
          <w:szCs w:val="24"/>
        </w:rPr>
        <w:t xml:space="preserve">, a </w:t>
      </w:r>
      <w:ins w:id="3" w:author="Marcy Karin" w:date="2021-10-17T11:12:00Z">
        <w:r w:rsidR="00924CCC">
          <w:rPr>
            <w:rFonts w:ascii="Times New Roman" w:hAnsi="Times New Roman" w:cs="Times New Roman"/>
            <w:sz w:val="24"/>
            <w:szCs w:val="24"/>
          </w:rPr>
          <w:t xml:space="preserve">then </w:t>
        </w:r>
      </w:ins>
      <w:r w:rsidRPr="003A17C8">
        <w:rPr>
          <w:rFonts w:ascii="Times New Roman" w:hAnsi="Times New Roman" w:cs="Times New Roman"/>
          <w:sz w:val="24"/>
          <w:szCs w:val="24"/>
        </w:rPr>
        <w:t>D.C. Sophomore testified that the expense and difficulty obtaining menstrual products caused classmates to miss school, be distracted in class, or be traumatized from bleeding through their clothing. In Maryland, a</w:t>
      </w:r>
      <w:r w:rsidRPr="003A17C8">
        <w:rPr>
          <w:rFonts w:ascii="Times New Roman" w:eastAsia="Times New Roman" w:hAnsi="Times New Roman" w:cs="Times New Roman"/>
          <w:color w:val="auto"/>
          <w:sz w:val="24"/>
          <w:szCs w:val="24"/>
        </w:rPr>
        <w:t xml:space="preserve"> former Baltimore City public middle school student </w:t>
      </w:r>
      <w:hyperlink r:id="rId13">
        <w:r w:rsidRPr="003A17C8">
          <w:rPr>
            <w:rStyle w:val="Hyperlink"/>
            <w:rFonts w:ascii="Times New Roman" w:eastAsia="Times New Roman" w:hAnsi="Times New Roman" w:cs="Times New Roman"/>
            <w:sz w:val="24"/>
            <w:szCs w:val="24"/>
          </w:rPr>
          <w:t>testified</w:t>
        </w:r>
      </w:hyperlink>
      <w:r w:rsidRPr="003A17C8">
        <w:rPr>
          <w:rFonts w:ascii="Times New Roman" w:eastAsia="Times New Roman" w:hAnsi="Times New Roman" w:cs="Times New Roman"/>
          <w:color w:val="auto"/>
          <w:sz w:val="24"/>
          <w:szCs w:val="24"/>
        </w:rPr>
        <w:t xml:space="preserve"> about how the lack of bathroom-based products meant going on “a wild-goose chase” to find a friend with an extra period product, creating “a sense of shame and secrecy around an everyday medical need.”</w:t>
      </w:r>
      <w:r w:rsidR="3ADD969D" w:rsidRPr="003A17C8">
        <w:rPr>
          <w:rFonts w:ascii="Times New Roman" w:eastAsia="Times New Roman" w:hAnsi="Times New Roman" w:cs="Times New Roman"/>
          <w:color w:val="auto"/>
          <w:sz w:val="24"/>
          <w:szCs w:val="24"/>
        </w:rPr>
        <w:t xml:space="preserve"> </w:t>
      </w:r>
    </w:p>
    <w:p w14:paraId="0288F4F3" w14:textId="77777777" w:rsidR="00D3158F" w:rsidRPr="003A17C8" w:rsidRDefault="00D3158F" w:rsidP="00D3158F">
      <w:pPr>
        <w:rPr>
          <w:rFonts w:ascii="Times New Roman" w:hAnsi="Times New Roman" w:cs="Times New Roman"/>
          <w:sz w:val="24"/>
          <w:szCs w:val="24"/>
        </w:rPr>
      </w:pPr>
    </w:p>
    <w:p w14:paraId="5B29C520" w14:textId="499C9863" w:rsidR="00D3158F" w:rsidRPr="003A17C8" w:rsidRDefault="00DC7A6C" w:rsidP="00D3158F">
      <w:pPr>
        <w:rPr>
          <w:rFonts w:ascii="Times New Roman" w:hAnsi="Times New Roman" w:cs="Times New Roman"/>
          <w:sz w:val="24"/>
          <w:szCs w:val="24"/>
        </w:rPr>
      </w:pPr>
      <w:ins w:id="4" w:author="Marcy Karin" w:date="2021-10-17T11:22:00Z">
        <w:r>
          <w:rPr>
            <w:rFonts w:ascii="Times New Roman" w:hAnsi="Times New Roman" w:cs="Times New Roman"/>
            <w:sz w:val="24"/>
            <w:szCs w:val="24"/>
          </w:rPr>
          <w:t xml:space="preserve">Thanks to a </w:t>
        </w:r>
      </w:ins>
      <w:ins w:id="5" w:author="Marcy Karin" w:date="2021-10-17T11:37:00Z">
        <w:r w:rsidR="00A92503">
          <w:rPr>
            <w:rFonts w:ascii="Times New Roman" w:hAnsi="Times New Roman" w:cs="Times New Roman"/>
            <w:sz w:val="24"/>
            <w:szCs w:val="24"/>
          </w:rPr>
          <w:fldChar w:fldCharType="begin"/>
        </w:r>
      </w:ins>
      <w:ins w:id="6" w:author="Marcy Karin" w:date="2021-10-17T11:38:00Z">
        <w:r w:rsidR="00C212CA">
          <w:rPr>
            <w:rFonts w:ascii="Times New Roman" w:hAnsi="Times New Roman" w:cs="Times New Roman"/>
            <w:sz w:val="24"/>
            <w:szCs w:val="24"/>
          </w:rPr>
          <w:instrText>HYPERLINK "https://mgaleg.maryland.gov/2021RS/Chapters_noln/CH_706_sb0427e.pdf"</w:instrText>
        </w:r>
      </w:ins>
      <w:ins w:id="7" w:author="Marcy Karin" w:date="2021-10-17T11:37:00Z">
        <w:r w:rsidR="00A92503">
          <w:rPr>
            <w:rFonts w:ascii="Times New Roman" w:hAnsi="Times New Roman" w:cs="Times New Roman"/>
            <w:sz w:val="24"/>
            <w:szCs w:val="24"/>
          </w:rPr>
          <w:fldChar w:fldCharType="separate"/>
        </w:r>
        <w:r w:rsidRPr="00A92503">
          <w:rPr>
            <w:rStyle w:val="Hyperlink"/>
            <w:rFonts w:ascii="Times New Roman" w:hAnsi="Times New Roman" w:cs="Times New Roman"/>
            <w:sz w:val="24"/>
            <w:szCs w:val="24"/>
          </w:rPr>
          <w:t>new law</w:t>
        </w:r>
        <w:r w:rsidR="00A92503">
          <w:rPr>
            <w:rFonts w:ascii="Times New Roman" w:hAnsi="Times New Roman" w:cs="Times New Roman"/>
            <w:sz w:val="24"/>
            <w:szCs w:val="24"/>
          </w:rPr>
          <w:fldChar w:fldCharType="end"/>
        </w:r>
      </w:ins>
      <w:ins w:id="8" w:author="Marcy Karin" w:date="2021-10-17T11:22:00Z">
        <w:r>
          <w:rPr>
            <w:rFonts w:ascii="Times New Roman" w:hAnsi="Times New Roman" w:cs="Times New Roman"/>
            <w:sz w:val="24"/>
            <w:szCs w:val="24"/>
          </w:rPr>
          <w:t xml:space="preserve">, </w:t>
        </w:r>
      </w:ins>
      <w:ins w:id="9" w:author="Marcy Karin" w:date="2021-10-17T11:15:00Z">
        <w:r w:rsidR="00924CCC">
          <w:rPr>
            <w:rFonts w:ascii="Times New Roman" w:hAnsi="Times New Roman" w:cs="Times New Roman"/>
            <w:sz w:val="24"/>
            <w:szCs w:val="24"/>
          </w:rPr>
          <w:t>Maryland schools must provide free, size-appropriate menstrual products in some</w:t>
        </w:r>
        <w:r w:rsidR="00924CCC" w:rsidRPr="00924CCC">
          <w:rPr>
            <w:rFonts w:ascii="Times New Roman" w:hAnsi="Times New Roman" w:cs="Times New Roman"/>
            <w:sz w:val="24"/>
            <w:szCs w:val="24"/>
          </w:rPr>
          <w:t xml:space="preserve"> </w:t>
        </w:r>
      </w:ins>
      <w:ins w:id="10" w:author="Marcy Karin" w:date="2021-10-17T11:16:00Z">
        <w:r w:rsidR="00924CCC">
          <w:rPr>
            <w:rFonts w:ascii="Times New Roman" w:hAnsi="Times New Roman" w:cs="Times New Roman"/>
            <w:sz w:val="24"/>
            <w:szCs w:val="24"/>
          </w:rPr>
          <w:t xml:space="preserve">elementary, </w:t>
        </w:r>
      </w:ins>
      <w:ins w:id="11" w:author="Marcy Karin" w:date="2021-10-17T11:15:00Z">
        <w:r w:rsidR="00924CCC" w:rsidRPr="003A17C8">
          <w:rPr>
            <w:rFonts w:ascii="Times New Roman" w:hAnsi="Times New Roman" w:cs="Times New Roman"/>
            <w:sz w:val="24"/>
            <w:szCs w:val="24"/>
          </w:rPr>
          <w:t>middle and high school restrooms</w:t>
        </w:r>
      </w:ins>
      <w:ins w:id="12" w:author="Marcy Karin" w:date="2021-10-17T11:23:00Z">
        <w:r>
          <w:rPr>
            <w:rFonts w:ascii="Times New Roman" w:hAnsi="Times New Roman" w:cs="Times New Roman"/>
            <w:sz w:val="24"/>
            <w:szCs w:val="24"/>
          </w:rPr>
          <w:t xml:space="preserve"> by October 1, 2022</w:t>
        </w:r>
      </w:ins>
      <w:ins w:id="13" w:author="Marcy Karin" w:date="2021-10-17T11:15:00Z">
        <w:r w:rsidR="00924CCC">
          <w:rPr>
            <w:rFonts w:ascii="Times New Roman" w:hAnsi="Times New Roman" w:cs="Times New Roman"/>
            <w:sz w:val="24"/>
            <w:szCs w:val="24"/>
          </w:rPr>
          <w:t xml:space="preserve">. </w:t>
        </w:r>
      </w:ins>
      <w:del w:id="14" w:author="Marcy Karin" w:date="2021-10-17T11:13:00Z">
        <w:r w:rsidR="00D3158F" w:rsidRPr="003A17C8" w:rsidDel="00924CCC">
          <w:rPr>
            <w:rFonts w:ascii="Times New Roman" w:hAnsi="Times New Roman" w:cs="Times New Roman"/>
            <w:sz w:val="24"/>
            <w:szCs w:val="24"/>
          </w:rPr>
          <w:delText>In 2020</w:delText>
        </w:r>
      </w:del>
      <w:ins w:id="15" w:author="Marcy Karin" w:date="2021-10-17T11:13:00Z">
        <w:r w:rsidR="00924CCC">
          <w:rPr>
            <w:rFonts w:ascii="Times New Roman" w:hAnsi="Times New Roman" w:cs="Times New Roman"/>
            <w:sz w:val="24"/>
            <w:szCs w:val="24"/>
          </w:rPr>
          <w:t>Last year</w:t>
        </w:r>
      </w:ins>
      <w:r w:rsidR="00D3158F" w:rsidRPr="003A17C8">
        <w:rPr>
          <w:rFonts w:ascii="Times New Roman" w:hAnsi="Times New Roman" w:cs="Times New Roman"/>
          <w:sz w:val="24"/>
          <w:szCs w:val="24"/>
        </w:rPr>
        <w:t xml:space="preserve">, Virginia </w:t>
      </w:r>
      <w:ins w:id="16" w:author="Marcy Karin" w:date="2021-10-17T11:23:00Z">
        <w:r>
          <w:rPr>
            <w:rFonts w:ascii="Times New Roman" w:hAnsi="Times New Roman" w:cs="Times New Roman"/>
            <w:sz w:val="24"/>
            <w:szCs w:val="24"/>
          </w:rPr>
          <w:t xml:space="preserve">similarly </w:t>
        </w:r>
      </w:ins>
      <w:r w:rsidR="00D3158F" w:rsidRPr="003A17C8">
        <w:rPr>
          <w:rFonts w:ascii="Times New Roman" w:hAnsi="Times New Roman" w:cs="Times New Roman"/>
          <w:sz w:val="24"/>
          <w:szCs w:val="24"/>
        </w:rPr>
        <w:t xml:space="preserve">enacted a law that requires public elementary through high schools to provide free menstrual products. </w:t>
      </w:r>
      <w:ins w:id="17" w:author="Marcy Karin" w:date="2021-10-17T11:23:00Z">
        <w:r>
          <w:rPr>
            <w:rFonts w:ascii="Times New Roman" w:hAnsi="Times New Roman" w:cs="Times New Roman"/>
            <w:sz w:val="24"/>
            <w:szCs w:val="24"/>
          </w:rPr>
          <w:t xml:space="preserve">DC </w:t>
        </w:r>
      </w:ins>
      <w:ins w:id="18" w:author="Marcy Karin" w:date="2021-10-17T11:25:00Z">
        <w:r>
          <w:rPr>
            <w:rFonts w:ascii="Times New Roman" w:hAnsi="Times New Roman" w:cs="Times New Roman"/>
            <w:sz w:val="24"/>
            <w:szCs w:val="24"/>
          </w:rPr>
          <w:t xml:space="preserve">should </w:t>
        </w:r>
      </w:ins>
      <w:ins w:id="19" w:author="Marcy Karin" w:date="2021-10-17T11:23:00Z">
        <w:r>
          <w:rPr>
            <w:rFonts w:ascii="Times New Roman" w:hAnsi="Times New Roman" w:cs="Times New Roman"/>
            <w:sz w:val="24"/>
            <w:szCs w:val="24"/>
          </w:rPr>
          <w:t xml:space="preserve">follow suit </w:t>
        </w:r>
      </w:ins>
      <w:ins w:id="20" w:author="Marcy Karin" w:date="2021-10-17T11:24:00Z">
        <w:r>
          <w:rPr>
            <w:rFonts w:ascii="Times New Roman" w:hAnsi="Times New Roman" w:cs="Times New Roman"/>
            <w:sz w:val="24"/>
            <w:szCs w:val="24"/>
          </w:rPr>
          <w:t xml:space="preserve">and act </w:t>
        </w:r>
      </w:ins>
      <w:ins w:id="21" w:author="Marcy Karin" w:date="2021-10-17T11:26:00Z">
        <w:r>
          <w:rPr>
            <w:rFonts w:ascii="Times New Roman" w:hAnsi="Times New Roman" w:cs="Times New Roman"/>
            <w:sz w:val="24"/>
            <w:szCs w:val="24"/>
          </w:rPr>
          <w:t xml:space="preserve">move forward with </w:t>
        </w:r>
      </w:ins>
      <w:del w:id="22" w:author="Marcy Karin" w:date="2021-10-17T11:24:00Z">
        <w:r w:rsidR="00D3158F" w:rsidRPr="003A17C8" w:rsidDel="00DC7A6C">
          <w:rPr>
            <w:rFonts w:ascii="Times New Roman" w:hAnsi="Times New Roman" w:cs="Times New Roman"/>
            <w:sz w:val="24"/>
            <w:szCs w:val="24"/>
          </w:rPr>
          <w:delText xml:space="preserve">In D.C., </w:delText>
        </w:r>
      </w:del>
      <w:hyperlink r:id="rId14" w:history="1">
        <w:r w:rsidR="00D3158F" w:rsidRPr="003A17C8">
          <w:rPr>
            <w:rStyle w:val="Hyperlink"/>
            <w:rFonts w:ascii="Times New Roman" w:hAnsi="Times New Roman" w:cs="Times New Roman"/>
            <w:sz w:val="24"/>
            <w:szCs w:val="24"/>
          </w:rPr>
          <w:t>B24-0158</w:t>
        </w:r>
      </w:hyperlink>
      <w:ins w:id="23" w:author="Marcy Karin" w:date="2021-10-17T11:26:00Z">
        <w:r>
          <w:rPr>
            <w:rStyle w:val="Hyperlink"/>
            <w:rFonts w:ascii="Times New Roman" w:hAnsi="Times New Roman" w:cs="Times New Roman"/>
            <w:sz w:val="24"/>
            <w:szCs w:val="24"/>
          </w:rPr>
          <w:t xml:space="preserve">, which </w:t>
        </w:r>
      </w:ins>
      <w:del w:id="24" w:author="Marcy Karin" w:date="2021-10-17T11:26:00Z">
        <w:r w:rsidR="00D3158F" w:rsidRPr="003A17C8" w:rsidDel="00DC7A6C">
          <w:rPr>
            <w:rFonts w:ascii="Times New Roman" w:hAnsi="Times New Roman" w:cs="Times New Roman"/>
            <w:sz w:val="24"/>
            <w:szCs w:val="24"/>
          </w:rPr>
          <w:delText xml:space="preserve"> </w:delText>
        </w:r>
      </w:del>
      <w:r w:rsidR="00D3158F" w:rsidRPr="003A17C8">
        <w:rPr>
          <w:rFonts w:ascii="Times New Roman" w:hAnsi="Times New Roman" w:cs="Times New Roman"/>
          <w:sz w:val="24"/>
          <w:szCs w:val="24"/>
        </w:rPr>
        <w:t xml:space="preserve">proposes free menstrual products in women’s and gender-neutral bathrooms in elementary, middle, and high schools—as well as post-secondary institutions. </w:t>
      </w:r>
      <w:del w:id="25" w:author="Marcy Karin" w:date="2021-10-17T11:17:00Z">
        <w:r w:rsidR="00D3158F" w:rsidRPr="003A17C8" w:rsidDel="00924CCC">
          <w:rPr>
            <w:rFonts w:ascii="Times New Roman" w:hAnsi="Times New Roman" w:cs="Times New Roman"/>
            <w:sz w:val="24"/>
            <w:szCs w:val="24"/>
          </w:rPr>
          <w:delText xml:space="preserve">In Maryland, </w:delText>
        </w:r>
        <w:r w:rsidR="00C212CA" w:rsidDel="00924CCC">
          <w:fldChar w:fldCharType="begin"/>
        </w:r>
        <w:r w:rsidR="00C212CA" w:rsidDel="00924CCC">
          <w:delInstrText xml:space="preserve"> HYPERLINK "http://mgaleg.maryland.gov/mgawebsite/Legislation/Details/SB0427?ys=2021RS" </w:delInstrText>
        </w:r>
        <w:r w:rsidR="00C212CA" w:rsidDel="00924CCC">
          <w:fldChar w:fldCharType="separate"/>
        </w:r>
        <w:r w:rsidR="00D3158F" w:rsidRPr="003A17C8" w:rsidDel="00924CCC">
          <w:rPr>
            <w:rStyle w:val="Hyperlink"/>
            <w:rFonts w:ascii="Times New Roman" w:hAnsi="Times New Roman" w:cs="Times New Roman"/>
            <w:sz w:val="24"/>
            <w:szCs w:val="24"/>
          </w:rPr>
          <w:delText>SB0427</w:delText>
        </w:r>
        <w:r w:rsidR="00C212CA" w:rsidDel="00924CCC">
          <w:rPr>
            <w:rStyle w:val="Hyperlink"/>
            <w:rFonts w:ascii="Times New Roman" w:hAnsi="Times New Roman" w:cs="Times New Roman"/>
            <w:sz w:val="24"/>
            <w:szCs w:val="24"/>
          </w:rPr>
          <w:fldChar w:fldCharType="end"/>
        </w:r>
        <w:r w:rsidR="00D3158F" w:rsidRPr="003A17C8" w:rsidDel="00924CCC">
          <w:rPr>
            <w:rFonts w:ascii="Times New Roman" w:hAnsi="Times New Roman" w:cs="Times New Roman"/>
            <w:sz w:val="24"/>
            <w:szCs w:val="24"/>
          </w:rPr>
          <w:delText xml:space="preserve"> and </w:delText>
        </w:r>
        <w:r w:rsidR="00C212CA" w:rsidDel="00924CCC">
          <w:fldChar w:fldCharType="begin"/>
        </w:r>
        <w:r w:rsidR="00C212CA" w:rsidDel="00924CCC">
          <w:delInstrText xml:space="preserve"> HYPERLINK "http://mgaleg.maryland.gov/mgawebsite/Legislation/Details/HB0205?ys=2021RS" </w:delInstrText>
        </w:r>
        <w:r w:rsidR="00C212CA" w:rsidDel="00924CCC">
          <w:fldChar w:fldCharType="separate"/>
        </w:r>
        <w:r w:rsidR="00D3158F" w:rsidRPr="003A17C8" w:rsidDel="00924CCC">
          <w:rPr>
            <w:rStyle w:val="Hyperlink"/>
            <w:rFonts w:ascii="Times New Roman" w:hAnsi="Times New Roman" w:cs="Times New Roman"/>
            <w:sz w:val="24"/>
            <w:szCs w:val="24"/>
          </w:rPr>
          <w:delText>HB0205</w:delText>
        </w:r>
        <w:r w:rsidR="00C212CA" w:rsidDel="00924CCC">
          <w:rPr>
            <w:rStyle w:val="Hyperlink"/>
            <w:rFonts w:ascii="Times New Roman" w:hAnsi="Times New Roman" w:cs="Times New Roman"/>
            <w:sz w:val="24"/>
            <w:szCs w:val="24"/>
          </w:rPr>
          <w:fldChar w:fldCharType="end"/>
        </w:r>
        <w:r w:rsidR="00D3158F" w:rsidRPr="003A17C8" w:rsidDel="00924CCC">
          <w:rPr>
            <w:rFonts w:ascii="Times New Roman" w:hAnsi="Times New Roman" w:cs="Times New Roman"/>
            <w:sz w:val="24"/>
            <w:szCs w:val="24"/>
          </w:rPr>
          <w:delText xml:space="preserve"> </w:delText>
        </w:r>
        <w:r w:rsidR="001415A8" w:rsidRPr="003A17C8" w:rsidDel="00924CCC">
          <w:rPr>
            <w:rFonts w:ascii="Times New Roman" w:hAnsi="Times New Roman" w:cs="Times New Roman"/>
            <w:sz w:val="24"/>
            <w:szCs w:val="24"/>
          </w:rPr>
          <w:delText>propose</w:delText>
        </w:r>
        <w:r w:rsidR="00D3158F" w:rsidRPr="003A17C8" w:rsidDel="00924CCC">
          <w:rPr>
            <w:rFonts w:ascii="Times New Roman" w:hAnsi="Times New Roman" w:cs="Times New Roman"/>
            <w:sz w:val="24"/>
            <w:szCs w:val="24"/>
          </w:rPr>
          <w:delText xml:space="preserve"> free, size-appropriate menstrual products in</w:delText>
        </w:r>
      </w:del>
      <w:del w:id="26" w:author="Marcy Karin" w:date="2021-10-17T11:15:00Z">
        <w:r w:rsidR="00D3158F" w:rsidRPr="003A17C8" w:rsidDel="00924CCC">
          <w:rPr>
            <w:rFonts w:ascii="Times New Roman" w:hAnsi="Times New Roman" w:cs="Times New Roman"/>
            <w:sz w:val="24"/>
            <w:szCs w:val="24"/>
          </w:rPr>
          <w:delText xml:space="preserve"> some middle and high school restrooms </w:delText>
        </w:r>
        <w:r w:rsidR="001415A8" w:rsidRPr="003A17C8" w:rsidDel="00924CCC">
          <w:rPr>
            <w:rFonts w:ascii="Times New Roman" w:hAnsi="Times New Roman" w:cs="Times New Roman"/>
            <w:sz w:val="24"/>
            <w:szCs w:val="24"/>
          </w:rPr>
          <w:delText>and elementary schools</w:delText>
        </w:r>
      </w:del>
      <w:del w:id="27" w:author="Marcy Karin" w:date="2021-10-17T11:17:00Z">
        <w:r w:rsidR="00D3158F" w:rsidRPr="003A17C8" w:rsidDel="00924CCC">
          <w:rPr>
            <w:rFonts w:ascii="Times New Roman" w:hAnsi="Times New Roman" w:cs="Times New Roman"/>
            <w:sz w:val="24"/>
            <w:szCs w:val="24"/>
          </w:rPr>
          <w:delText xml:space="preserve">. </w:delText>
        </w:r>
      </w:del>
      <w:r w:rsidR="009F41F5" w:rsidRPr="003A17C8">
        <w:rPr>
          <w:rFonts w:ascii="Times New Roman" w:hAnsi="Times New Roman" w:cs="Times New Roman"/>
          <w:sz w:val="24"/>
          <w:szCs w:val="24"/>
        </w:rPr>
        <w:t>Th</w:t>
      </w:r>
      <w:ins w:id="28" w:author="Marcy Karin" w:date="2021-10-17T11:17:00Z">
        <w:r w:rsidR="00924CCC">
          <w:rPr>
            <w:rFonts w:ascii="Times New Roman" w:hAnsi="Times New Roman" w:cs="Times New Roman"/>
            <w:sz w:val="24"/>
            <w:szCs w:val="24"/>
          </w:rPr>
          <w:t>is</w:t>
        </w:r>
      </w:ins>
      <w:del w:id="29" w:author="Marcy Karin" w:date="2021-10-17T11:17:00Z">
        <w:r w:rsidR="009F41F5" w:rsidRPr="003A17C8" w:rsidDel="00924CCC">
          <w:rPr>
            <w:rFonts w:ascii="Times New Roman" w:hAnsi="Times New Roman" w:cs="Times New Roman"/>
            <w:sz w:val="24"/>
            <w:szCs w:val="24"/>
          </w:rPr>
          <w:delText>ese</w:delText>
        </w:r>
      </w:del>
      <w:r w:rsidR="009F41F5" w:rsidRPr="003A17C8">
        <w:rPr>
          <w:rFonts w:ascii="Times New Roman" w:hAnsi="Times New Roman" w:cs="Times New Roman"/>
          <w:sz w:val="24"/>
          <w:szCs w:val="24"/>
        </w:rPr>
        <w:t xml:space="preserve"> bill</w:t>
      </w:r>
      <w:del w:id="30" w:author="Marcy Karin" w:date="2021-10-17T11:17:00Z">
        <w:r w:rsidR="009F41F5" w:rsidRPr="003A17C8" w:rsidDel="00924CCC">
          <w:rPr>
            <w:rFonts w:ascii="Times New Roman" w:hAnsi="Times New Roman" w:cs="Times New Roman"/>
            <w:sz w:val="24"/>
            <w:szCs w:val="24"/>
          </w:rPr>
          <w:delText>s</w:delText>
        </w:r>
      </w:del>
      <w:r w:rsidR="009F41F5" w:rsidRPr="003A17C8">
        <w:rPr>
          <w:rFonts w:ascii="Times New Roman" w:hAnsi="Times New Roman" w:cs="Times New Roman"/>
          <w:sz w:val="24"/>
          <w:szCs w:val="24"/>
        </w:rPr>
        <w:t xml:space="preserve"> will</w:t>
      </w:r>
      <w:r w:rsidR="00FA33C0" w:rsidRPr="003A17C8">
        <w:rPr>
          <w:rFonts w:ascii="Times New Roman" w:hAnsi="Times New Roman" w:cs="Times New Roman"/>
          <w:sz w:val="24"/>
          <w:szCs w:val="24"/>
        </w:rPr>
        <w:t xml:space="preserve"> open </w:t>
      </w:r>
      <w:r w:rsidR="00896396" w:rsidRPr="003A17C8">
        <w:rPr>
          <w:rFonts w:ascii="Times New Roman" w:hAnsi="Times New Roman" w:cs="Times New Roman"/>
          <w:sz w:val="24"/>
          <w:szCs w:val="24"/>
        </w:rPr>
        <w:t>school doors wider for menstruating students.</w:t>
      </w:r>
    </w:p>
    <w:p w14:paraId="6C7C34F7" w14:textId="77777777" w:rsidR="00D3158F" w:rsidRPr="003A17C8" w:rsidRDefault="00D3158F" w:rsidP="00D3158F">
      <w:pPr>
        <w:rPr>
          <w:rFonts w:ascii="Times New Roman" w:hAnsi="Times New Roman" w:cs="Times New Roman"/>
          <w:sz w:val="24"/>
          <w:szCs w:val="24"/>
        </w:rPr>
      </w:pPr>
    </w:p>
    <w:p w14:paraId="60C60F5A" w14:textId="77777777" w:rsidR="000F4ED4" w:rsidRDefault="000F4ED4" w:rsidP="00D3158F">
      <w:pPr>
        <w:rPr>
          <w:rFonts w:ascii="Times New Roman" w:hAnsi="Times New Roman" w:cs="Times New Roman"/>
          <w:i/>
          <w:iCs/>
          <w:sz w:val="24"/>
          <w:szCs w:val="24"/>
        </w:rPr>
      </w:pPr>
    </w:p>
    <w:p w14:paraId="4591F5D5" w14:textId="77777777" w:rsidR="000F4ED4" w:rsidRDefault="000F4ED4" w:rsidP="00D3158F">
      <w:pPr>
        <w:rPr>
          <w:rFonts w:ascii="Times New Roman" w:hAnsi="Times New Roman" w:cs="Times New Roman"/>
          <w:i/>
          <w:iCs/>
          <w:sz w:val="24"/>
          <w:szCs w:val="24"/>
        </w:rPr>
      </w:pPr>
    </w:p>
    <w:p w14:paraId="4D8C92F2" w14:textId="77777777" w:rsidR="000F4ED4" w:rsidRDefault="000F4ED4" w:rsidP="00D3158F">
      <w:pPr>
        <w:rPr>
          <w:rFonts w:ascii="Times New Roman" w:hAnsi="Times New Roman" w:cs="Times New Roman"/>
          <w:i/>
          <w:iCs/>
          <w:sz w:val="24"/>
          <w:szCs w:val="24"/>
        </w:rPr>
      </w:pPr>
    </w:p>
    <w:p w14:paraId="7408DE7D" w14:textId="0B90D01D" w:rsidR="00D3158F" w:rsidRPr="003A17C8" w:rsidRDefault="00D3158F" w:rsidP="00D3158F">
      <w:pPr>
        <w:rPr>
          <w:rFonts w:ascii="Times New Roman" w:hAnsi="Times New Roman" w:cs="Times New Roman"/>
          <w:i/>
          <w:iCs/>
          <w:sz w:val="24"/>
          <w:szCs w:val="24"/>
        </w:rPr>
      </w:pPr>
      <w:r w:rsidRPr="003A17C8">
        <w:rPr>
          <w:rFonts w:ascii="Times New Roman" w:hAnsi="Times New Roman" w:cs="Times New Roman"/>
          <w:i/>
          <w:iCs/>
          <w:sz w:val="24"/>
          <w:szCs w:val="24"/>
        </w:rPr>
        <w:t>Menstrual Education</w:t>
      </w:r>
    </w:p>
    <w:p w14:paraId="134C5DDE" w14:textId="77777777" w:rsidR="00D3158F" w:rsidRPr="003A17C8" w:rsidRDefault="00D3158F" w:rsidP="00D3158F">
      <w:pPr>
        <w:rPr>
          <w:rFonts w:ascii="Times New Roman" w:hAnsi="Times New Roman" w:cs="Times New Roman"/>
          <w:i/>
          <w:iCs/>
          <w:sz w:val="24"/>
          <w:szCs w:val="24"/>
        </w:rPr>
      </w:pPr>
    </w:p>
    <w:p w14:paraId="73B9DC3F" w14:textId="545F86B8" w:rsidR="00D3158F" w:rsidRPr="003A17C8" w:rsidRDefault="00C3371F" w:rsidP="00D3158F">
      <w:pPr>
        <w:rPr>
          <w:rFonts w:ascii="Times New Roman" w:hAnsi="Times New Roman" w:cs="Times New Roman"/>
          <w:sz w:val="24"/>
          <w:szCs w:val="24"/>
        </w:rPr>
      </w:pPr>
      <w:ins w:id="31" w:author="Margaret Johnson" w:date="2021-10-17T12:18:00Z">
        <w:r w:rsidRPr="00D40162">
          <w:rPr>
            <w:rFonts w:ascii="Times New Roman" w:hAnsi="Times New Roman" w:cs="Times New Roman"/>
            <w:sz w:val="24"/>
            <w:szCs w:val="24"/>
            <w:rPrChange w:id="32" w:author="Margaret Johnson" w:date="2021-10-17T12:19:00Z">
              <w:rPr/>
            </w:rPrChange>
          </w:rPr>
          <w:t xml:space="preserve">With </w:t>
        </w:r>
        <w:r w:rsidR="006C53B7" w:rsidRPr="00D40162">
          <w:rPr>
            <w:rFonts w:ascii="Times New Roman" w:hAnsi="Times New Roman" w:cs="Times New Roman"/>
            <w:sz w:val="24"/>
            <w:szCs w:val="24"/>
            <w:rPrChange w:id="33" w:author="Margaret Johnson" w:date="2021-10-17T12:19:00Z">
              <w:rPr/>
            </w:rPrChange>
          </w:rPr>
          <w:fldChar w:fldCharType="begin"/>
        </w:r>
        <w:r w:rsidR="006C53B7" w:rsidRPr="00D40162">
          <w:rPr>
            <w:rFonts w:ascii="Times New Roman" w:hAnsi="Times New Roman" w:cs="Times New Roman"/>
            <w:sz w:val="24"/>
            <w:szCs w:val="24"/>
            <w:rPrChange w:id="34" w:author="Margaret Johnson" w:date="2021-10-17T12:19:00Z">
              <w:rPr/>
            </w:rPrChange>
          </w:rPr>
          <w:instrText xml:space="preserve"> HYPERLINK "https://lims.dccouncil.us/Legislation/B24-0158" </w:instrText>
        </w:r>
        <w:r w:rsidR="006C53B7" w:rsidRPr="00D40162">
          <w:rPr>
            <w:rFonts w:ascii="Times New Roman" w:hAnsi="Times New Roman" w:cs="Times New Roman"/>
            <w:sz w:val="24"/>
            <w:szCs w:val="24"/>
            <w:rPrChange w:id="35" w:author="Margaret Johnson" w:date="2021-10-17T12:19:00Z">
              <w:rPr/>
            </w:rPrChange>
          </w:rPr>
          <w:fldChar w:fldCharType="separate"/>
        </w:r>
        <w:r w:rsidR="006C53B7" w:rsidRPr="00D40162">
          <w:rPr>
            <w:rStyle w:val="Hyperlink"/>
            <w:rFonts w:ascii="Times New Roman" w:hAnsi="Times New Roman" w:cs="Times New Roman"/>
            <w:sz w:val="24"/>
            <w:szCs w:val="24"/>
            <w:rPrChange w:id="36" w:author="Margaret Johnson" w:date="2021-10-17T12:19:00Z">
              <w:rPr>
                <w:rStyle w:val="Hyperlink"/>
                <w:rFonts w:ascii="Times New Roman" w:hAnsi="Times New Roman" w:cs="Times New Roman"/>
                <w:sz w:val="24"/>
                <w:szCs w:val="24"/>
              </w:rPr>
            </w:rPrChange>
          </w:rPr>
          <w:t>B24-0158</w:t>
        </w:r>
        <w:r w:rsidR="006C53B7" w:rsidRPr="00D40162">
          <w:rPr>
            <w:rStyle w:val="Hyperlink"/>
            <w:rFonts w:ascii="Times New Roman" w:hAnsi="Times New Roman" w:cs="Times New Roman"/>
            <w:sz w:val="24"/>
            <w:szCs w:val="24"/>
            <w:rPrChange w:id="37" w:author="Margaret Johnson" w:date="2021-10-17T12:19:00Z">
              <w:rPr>
                <w:rStyle w:val="Hyperlink"/>
                <w:rFonts w:ascii="Times New Roman" w:hAnsi="Times New Roman" w:cs="Times New Roman"/>
                <w:sz w:val="24"/>
                <w:szCs w:val="24"/>
              </w:rPr>
            </w:rPrChange>
          </w:rPr>
          <w:fldChar w:fldCharType="end"/>
        </w:r>
        <w:r w:rsidRPr="00D40162">
          <w:rPr>
            <w:rStyle w:val="Hyperlink"/>
            <w:rFonts w:ascii="Times New Roman" w:hAnsi="Times New Roman" w:cs="Times New Roman"/>
            <w:sz w:val="24"/>
            <w:szCs w:val="24"/>
          </w:rPr>
          <w:t>,</w:t>
        </w:r>
        <w:r>
          <w:rPr>
            <w:rStyle w:val="Hyperlink"/>
            <w:rFonts w:ascii="Times New Roman" w:hAnsi="Times New Roman" w:cs="Times New Roman"/>
            <w:sz w:val="24"/>
            <w:szCs w:val="24"/>
          </w:rPr>
          <w:t xml:space="preserve"> </w:t>
        </w:r>
      </w:ins>
      <w:ins w:id="38" w:author="Margaret Johnson" w:date="2021-10-17T12:17:00Z">
        <w:r w:rsidR="00E7565B">
          <w:rPr>
            <w:rFonts w:ascii="Times New Roman" w:hAnsi="Times New Roman" w:cs="Times New Roman"/>
            <w:sz w:val="24"/>
            <w:szCs w:val="24"/>
          </w:rPr>
          <w:t xml:space="preserve">DC </w:t>
        </w:r>
      </w:ins>
      <w:ins w:id="39" w:author="Margaret Johnson" w:date="2021-10-17T13:09:00Z">
        <w:r w:rsidR="00F72FAE">
          <w:rPr>
            <w:rFonts w:ascii="Times New Roman" w:hAnsi="Times New Roman" w:cs="Times New Roman"/>
            <w:sz w:val="24"/>
            <w:szCs w:val="24"/>
          </w:rPr>
          <w:t xml:space="preserve">has a chance to lead </w:t>
        </w:r>
        <w:commentRangeStart w:id="40"/>
        <w:r w:rsidR="00F72FAE">
          <w:rPr>
            <w:rFonts w:ascii="Times New Roman" w:hAnsi="Times New Roman" w:cs="Times New Roman"/>
            <w:sz w:val="24"/>
            <w:szCs w:val="24"/>
          </w:rPr>
          <w:t>the</w:t>
        </w:r>
      </w:ins>
      <w:ins w:id="41" w:author="Margaret Johnson" w:date="2021-10-17T13:10:00Z">
        <w:r w:rsidR="00B86B51">
          <w:rPr>
            <w:rFonts w:ascii="Times New Roman" w:hAnsi="Times New Roman" w:cs="Times New Roman"/>
            <w:sz w:val="24"/>
            <w:szCs w:val="24"/>
          </w:rPr>
          <w:t xml:space="preserve"> </w:t>
        </w:r>
      </w:ins>
      <w:ins w:id="42" w:author="Margaret Johnson" w:date="2021-10-17T13:09:00Z">
        <w:r w:rsidR="00F72FAE">
          <w:rPr>
            <w:rFonts w:ascii="Times New Roman" w:hAnsi="Times New Roman" w:cs="Times New Roman"/>
            <w:sz w:val="24"/>
            <w:szCs w:val="24"/>
          </w:rPr>
          <w:t xml:space="preserve">country </w:t>
        </w:r>
      </w:ins>
      <w:commentRangeEnd w:id="40"/>
      <w:ins w:id="43" w:author="Margaret Johnson" w:date="2021-10-17T13:11:00Z">
        <w:r w:rsidR="00A03DFE">
          <w:rPr>
            <w:rStyle w:val="CommentReference"/>
          </w:rPr>
          <w:commentReference w:id="40"/>
        </w:r>
      </w:ins>
      <w:ins w:id="44" w:author="Margaret Johnson" w:date="2021-10-17T13:09:00Z">
        <w:r w:rsidR="008D6137">
          <w:rPr>
            <w:rFonts w:ascii="Times New Roman" w:hAnsi="Times New Roman" w:cs="Times New Roman"/>
            <w:sz w:val="24"/>
            <w:szCs w:val="24"/>
          </w:rPr>
          <w:t xml:space="preserve">by providing </w:t>
        </w:r>
      </w:ins>
      <w:ins w:id="45" w:author="Margaret Johnson" w:date="2021-10-17T12:17:00Z">
        <w:r w:rsidR="006C53B7">
          <w:rPr>
            <w:rFonts w:ascii="Times New Roman" w:hAnsi="Times New Roman" w:cs="Times New Roman"/>
            <w:sz w:val="24"/>
            <w:szCs w:val="24"/>
          </w:rPr>
          <w:t>menstrual education</w:t>
        </w:r>
      </w:ins>
      <w:ins w:id="46" w:author="Margaret Johnson" w:date="2021-10-17T13:09:00Z">
        <w:r w:rsidR="008D6137">
          <w:rPr>
            <w:rFonts w:ascii="Times New Roman" w:hAnsi="Times New Roman" w:cs="Times New Roman"/>
            <w:sz w:val="24"/>
            <w:szCs w:val="24"/>
          </w:rPr>
          <w:t xml:space="preserve"> to tackle </w:t>
        </w:r>
      </w:ins>
      <w:ins w:id="47" w:author="Margaret Johnson" w:date="2021-10-17T12:19:00Z">
        <w:r w:rsidR="00D40162">
          <w:rPr>
            <w:rFonts w:ascii="Times New Roman" w:hAnsi="Times New Roman" w:cs="Times New Roman"/>
            <w:sz w:val="24"/>
            <w:szCs w:val="24"/>
          </w:rPr>
          <w:t>deep</w:t>
        </w:r>
      </w:ins>
      <w:ins w:id="48" w:author="Margaret Johnson" w:date="2021-10-17T13:08:00Z">
        <w:r w:rsidR="00F72FAE">
          <w:rPr>
            <w:rFonts w:ascii="Times New Roman" w:hAnsi="Times New Roman" w:cs="Times New Roman"/>
            <w:sz w:val="24"/>
            <w:szCs w:val="24"/>
          </w:rPr>
          <w:t xml:space="preserve"> </w:t>
        </w:r>
      </w:ins>
      <w:ins w:id="49" w:author="Margaret Johnson" w:date="2021-10-17T12:19:00Z">
        <w:r w:rsidR="00D40162">
          <w:rPr>
            <w:rFonts w:ascii="Times New Roman" w:hAnsi="Times New Roman" w:cs="Times New Roman"/>
            <w:sz w:val="24"/>
            <w:szCs w:val="24"/>
          </w:rPr>
          <w:t>set problems</w:t>
        </w:r>
      </w:ins>
      <w:ins w:id="50" w:author="Margaret Johnson" w:date="2021-10-17T12:18:00Z">
        <w:r w:rsidR="006C53B7">
          <w:rPr>
            <w:rFonts w:ascii="Times New Roman" w:hAnsi="Times New Roman" w:cs="Times New Roman"/>
            <w:sz w:val="24"/>
            <w:szCs w:val="24"/>
          </w:rPr>
          <w:t xml:space="preserve">. </w:t>
        </w:r>
      </w:ins>
      <w:r w:rsidR="00D3158F" w:rsidRPr="003A17C8">
        <w:rPr>
          <w:rFonts w:ascii="Times New Roman" w:hAnsi="Times New Roman" w:cs="Times New Roman"/>
          <w:sz w:val="24"/>
          <w:szCs w:val="24"/>
        </w:rPr>
        <w:t xml:space="preserve">Students who menstruate report being subject to indignities at school. For instance, </w:t>
      </w:r>
      <w:hyperlink r:id="rId19" w:history="1">
        <w:r w:rsidR="00D3158F" w:rsidRPr="003A17C8">
          <w:rPr>
            <w:rStyle w:val="Hyperlink"/>
            <w:rFonts w:ascii="Times New Roman" w:hAnsi="Times New Roman" w:cs="Times New Roman"/>
            <w:sz w:val="24"/>
            <w:szCs w:val="24"/>
          </w:rPr>
          <w:t>school officials stigmatize</w:t>
        </w:r>
      </w:hyperlink>
      <w:r w:rsidR="00D3158F" w:rsidRPr="003A17C8">
        <w:rPr>
          <w:rFonts w:ascii="Times New Roman" w:hAnsi="Times New Roman" w:cs="Times New Roman"/>
          <w:sz w:val="24"/>
          <w:szCs w:val="24"/>
        </w:rPr>
        <w:t xml:space="preserve"> students and emphasize that menstruation is taboo by requiring students to </w:t>
      </w:r>
      <w:r w:rsidR="00F8403B" w:rsidRPr="003A17C8">
        <w:rPr>
          <w:rFonts w:ascii="Times New Roman" w:hAnsi="Times New Roman" w:cs="Times New Roman"/>
          <w:sz w:val="24"/>
          <w:szCs w:val="24"/>
        </w:rPr>
        <w:t xml:space="preserve">hide menstrual products and </w:t>
      </w:r>
      <w:r w:rsidR="00D3158F" w:rsidRPr="003A17C8">
        <w:rPr>
          <w:rFonts w:ascii="Times New Roman" w:hAnsi="Times New Roman" w:cs="Times New Roman"/>
          <w:sz w:val="24"/>
          <w:szCs w:val="24"/>
        </w:rPr>
        <w:t xml:space="preserve">use code language </w:t>
      </w:r>
      <w:r w:rsidR="00C44FA4" w:rsidRPr="003A17C8">
        <w:rPr>
          <w:rFonts w:ascii="Times New Roman" w:hAnsi="Times New Roman" w:cs="Times New Roman"/>
          <w:sz w:val="24"/>
          <w:szCs w:val="24"/>
        </w:rPr>
        <w:t xml:space="preserve">when referencing </w:t>
      </w:r>
      <w:r w:rsidR="00F8403B" w:rsidRPr="003A17C8">
        <w:rPr>
          <w:rFonts w:ascii="Times New Roman" w:hAnsi="Times New Roman" w:cs="Times New Roman"/>
          <w:sz w:val="24"/>
          <w:szCs w:val="24"/>
        </w:rPr>
        <w:t>them</w:t>
      </w:r>
      <w:r w:rsidR="00D3158F" w:rsidRPr="003A17C8">
        <w:rPr>
          <w:rFonts w:ascii="Times New Roman" w:hAnsi="Times New Roman" w:cs="Times New Roman"/>
          <w:sz w:val="24"/>
          <w:szCs w:val="24"/>
        </w:rPr>
        <w:t xml:space="preserve">.  Sudden menstrual flows coupled with tight control over bathroom access can lead to leaking through clothes and harassment for </w:t>
      </w:r>
      <w:r w:rsidR="001354BF" w:rsidRPr="003A17C8">
        <w:rPr>
          <w:rFonts w:ascii="Times New Roman" w:hAnsi="Times New Roman" w:cs="Times New Roman"/>
          <w:sz w:val="24"/>
          <w:szCs w:val="24"/>
        </w:rPr>
        <w:t xml:space="preserve">the </w:t>
      </w:r>
      <w:r w:rsidR="00D3158F" w:rsidRPr="003A17C8">
        <w:rPr>
          <w:rFonts w:ascii="Times New Roman" w:hAnsi="Times New Roman" w:cs="Times New Roman"/>
          <w:sz w:val="24"/>
          <w:szCs w:val="24"/>
        </w:rPr>
        <w:t xml:space="preserve">bleeding. In a </w:t>
      </w:r>
      <w:hyperlink r:id="rId20" w:history="1">
        <w:r w:rsidR="00D3158F" w:rsidRPr="003A17C8">
          <w:rPr>
            <w:rStyle w:val="Hyperlink"/>
            <w:rFonts w:ascii="Times New Roman" w:hAnsi="Times New Roman" w:cs="Times New Roman"/>
            <w:sz w:val="24"/>
            <w:szCs w:val="24"/>
          </w:rPr>
          <w:t>study</w:t>
        </w:r>
      </w:hyperlink>
      <w:r w:rsidR="00D3158F" w:rsidRPr="003A17C8">
        <w:rPr>
          <w:rFonts w:ascii="Times New Roman" w:hAnsi="Times New Roman" w:cs="Times New Roman"/>
          <w:sz w:val="24"/>
          <w:szCs w:val="24"/>
        </w:rPr>
        <w:t xml:space="preserve"> of 1000 teenagers, 80% acknowledge “a negative association with periods, that they are gross or unsanitary.” And 69% state that they “feel embarrassed when they have to bring period products to the bathroom.”  </w:t>
      </w:r>
    </w:p>
    <w:p w14:paraId="3C434B7B" w14:textId="77777777" w:rsidR="00D3158F" w:rsidRPr="003A17C8" w:rsidRDefault="00D3158F" w:rsidP="00D3158F">
      <w:pPr>
        <w:rPr>
          <w:rFonts w:ascii="Times New Roman" w:hAnsi="Times New Roman" w:cs="Times New Roman"/>
          <w:sz w:val="24"/>
          <w:szCs w:val="24"/>
        </w:rPr>
      </w:pPr>
    </w:p>
    <w:p w14:paraId="7CB38B6A" w14:textId="1C460BDE" w:rsidR="00D3158F" w:rsidRPr="003A17C8" w:rsidRDefault="00A03DFE" w:rsidP="00D3158F">
      <w:pPr>
        <w:rPr>
          <w:rFonts w:ascii="Times New Roman" w:hAnsi="Times New Roman" w:cs="Times New Roman"/>
          <w:sz w:val="24"/>
          <w:szCs w:val="24"/>
        </w:rPr>
      </w:pPr>
      <w:hyperlink r:id="rId21" w:history="1">
        <w:r w:rsidR="00D3158F" w:rsidRPr="003A17C8">
          <w:rPr>
            <w:rStyle w:val="Hyperlink"/>
            <w:rFonts w:ascii="Times New Roman" w:hAnsi="Times New Roman" w:cs="Times New Roman"/>
            <w:sz w:val="24"/>
            <w:szCs w:val="24"/>
          </w:rPr>
          <w:t>Research</w:t>
        </w:r>
      </w:hyperlink>
      <w:r w:rsidR="00D3158F" w:rsidRPr="003A17C8">
        <w:rPr>
          <w:rFonts w:ascii="Times New Roman" w:hAnsi="Times New Roman" w:cs="Times New Roman"/>
          <w:sz w:val="24"/>
          <w:szCs w:val="24"/>
        </w:rPr>
        <w:t xml:space="preserve"> shows that </w:t>
      </w:r>
      <w:proofErr w:type="gramStart"/>
      <w:r w:rsidR="00D3158F" w:rsidRPr="003A17C8">
        <w:rPr>
          <w:rFonts w:ascii="Times New Roman" w:hAnsi="Times New Roman" w:cs="Times New Roman"/>
          <w:sz w:val="24"/>
          <w:szCs w:val="24"/>
        </w:rPr>
        <w:t>medically-accurate</w:t>
      </w:r>
      <w:proofErr w:type="gramEnd"/>
      <w:r w:rsidR="00D3158F" w:rsidRPr="003A17C8">
        <w:rPr>
          <w:rFonts w:ascii="Times New Roman" w:hAnsi="Times New Roman" w:cs="Times New Roman"/>
          <w:sz w:val="24"/>
          <w:szCs w:val="24"/>
        </w:rPr>
        <w:t xml:space="preserve"> menstrual education helps combat the stigma and silence around menstruation and helps students with the transition of menarche. Without it, </w:t>
      </w:r>
      <w:hyperlink r:id="rId22" w:history="1">
        <w:r w:rsidR="00D3158F" w:rsidRPr="003A17C8">
          <w:rPr>
            <w:rStyle w:val="Hyperlink"/>
            <w:rFonts w:ascii="Times New Roman" w:hAnsi="Times New Roman" w:cs="Times New Roman"/>
            <w:sz w:val="24"/>
            <w:szCs w:val="24"/>
          </w:rPr>
          <w:t>low-income girls</w:t>
        </w:r>
      </w:hyperlink>
      <w:r w:rsidR="00D3158F" w:rsidRPr="003A17C8">
        <w:rPr>
          <w:rFonts w:ascii="Times New Roman" w:hAnsi="Times New Roman" w:cs="Times New Roman"/>
          <w:sz w:val="24"/>
          <w:szCs w:val="24"/>
        </w:rPr>
        <w:t xml:space="preserve">, who disproportionately receive less information at home, </w:t>
      </w:r>
      <w:r w:rsidR="0027080B" w:rsidRPr="003A17C8">
        <w:rPr>
          <w:rFonts w:ascii="Times New Roman" w:hAnsi="Times New Roman" w:cs="Times New Roman"/>
          <w:sz w:val="24"/>
          <w:szCs w:val="24"/>
        </w:rPr>
        <w:t>report</w:t>
      </w:r>
      <w:r w:rsidR="00D3158F" w:rsidRPr="003A17C8">
        <w:rPr>
          <w:rFonts w:ascii="Times New Roman" w:hAnsi="Times New Roman" w:cs="Times New Roman"/>
          <w:sz w:val="24"/>
          <w:szCs w:val="24"/>
        </w:rPr>
        <w:t xml:space="preserve"> being unprepared and </w:t>
      </w:r>
      <w:r w:rsidR="0027080B" w:rsidRPr="003A17C8">
        <w:rPr>
          <w:rFonts w:ascii="Times New Roman" w:hAnsi="Times New Roman" w:cs="Times New Roman"/>
          <w:sz w:val="24"/>
          <w:szCs w:val="24"/>
        </w:rPr>
        <w:t xml:space="preserve">experiencing </w:t>
      </w:r>
      <w:r w:rsidR="00D3158F" w:rsidRPr="003A17C8">
        <w:rPr>
          <w:rFonts w:ascii="Times New Roman" w:hAnsi="Times New Roman" w:cs="Times New Roman"/>
          <w:sz w:val="24"/>
          <w:szCs w:val="24"/>
        </w:rPr>
        <w:t xml:space="preserve">increased menstrual distress as a result. And </w:t>
      </w:r>
      <w:r w:rsidR="00D3158F" w:rsidRPr="003F2034">
        <w:rPr>
          <w:rFonts w:ascii="Times New Roman" w:hAnsi="Times New Roman" w:cs="Times New Roman"/>
          <w:i/>
          <w:sz w:val="24"/>
          <w:szCs w:val="24"/>
        </w:rPr>
        <w:t>early</w:t>
      </w:r>
      <w:r w:rsidR="00D3158F" w:rsidRPr="003A17C8">
        <w:rPr>
          <w:rFonts w:ascii="Times New Roman" w:hAnsi="Times New Roman" w:cs="Times New Roman"/>
          <w:sz w:val="24"/>
          <w:szCs w:val="24"/>
        </w:rPr>
        <w:t xml:space="preserve"> school-based menstrual education is important because 48% of Black girls and 15% of white girls show physical signs of puberty as young as 8 years old. </w:t>
      </w:r>
    </w:p>
    <w:p w14:paraId="0EF86AA1" w14:textId="77777777" w:rsidR="00D3158F" w:rsidRPr="003A17C8" w:rsidRDefault="00D3158F" w:rsidP="00D3158F">
      <w:pPr>
        <w:rPr>
          <w:rFonts w:ascii="Times New Roman" w:hAnsi="Times New Roman" w:cs="Times New Roman"/>
          <w:sz w:val="24"/>
          <w:szCs w:val="24"/>
        </w:rPr>
      </w:pPr>
    </w:p>
    <w:p w14:paraId="6B1F658C" w14:textId="7FA9441F" w:rsidR="00D3158F" w:rsidRPr="003A17C8" w:rsidRDefault="00D3158F" w:rsidP="00D3158F">
      <w:pPr>
        <w:rPr>
          <w:rFonts w:ascii="Times New Roman" w:hAnsi="Times New Roman" w:cs="Times New Roman"/>
          <w:sz w:val="24"/>
          <w:szCs w:val="24"/>
        </w:rPr>
      </w:pPr>
      <w:r w:rsidRPr="003A17C8">
        <w:rPr>
          <w:rFonts w:ascii="Times New Roman" w:hAnsi="Times New Roman" w:cs="Times New Roman"/>
          <w:sz w:val="24"/>
          <w:szCs w:val="24"/>
        </w:rPr>
        <w:t xml:space="preserve">The D.C. </w:t>
      </w:r>
      <w:r w:rsidR="00796112" w:rsidRPr="003A17C8">
        <w:rPr>
          <w:rFonts w:ascii="Times New Roman" w:hAnsi="Times New Roman" w:cs="Times New Roman"/>
          <w:sz w:val="24"/>
          <w:szCs w:val="24"/>
        </w:rPr>
        <w:t>b</w:t>
      </w:r>
      <w:r w:rsidRPr="003A17C8">
        <w:rPr>
          <w:rFonts w:ascii="Times New Roman" w:hAnsi="Times New Roman" w:cs="Times New Roman"/>
          <w:sz w:val="24"/>
          <w:szCs w:val="24"/>
        </w:rPr>
        <w:t xml:space="preserve">ill helps eradicate this stigma and the culture of silence that incubate harassment with comprehensive menstrual education for all students, starting in the 4th grade, and medically accurate posters in school bathrooms. It allows students to address menstruation with “dignity, safety, and comfort.” As one D.C. student </w:t>
      </w:r>
      <w:hyperlink r:id="rId23" w:history="1">
        <w:r w:rsidRPr="003A17C8">
          <w:rPr>
            <w:rStyle w:val="Hyperlink"/>
            <w:rFonts w:ascii="Times New Roman" w:hAnsi="Times New Roman" w:cs="Times New Roman"/>
            <w:sz w:val="24"/>
            <w:szCs w:val="24"/>
          </w:rPr>
          <w:t>testified</w:t>
        </w:r>
      </w:hyperlink>
      <w:r w:rsidRPr="003A17C8">
        <w:rPr>
          <w:rFonts w:ascii="Times New Roman" w:hAnsi="Times New Roman" w:cs="Times New Roman"/>
          <w:sz w:val="24"/>
          <w:szCs w:val="24"/>
        </w:rPr>
        <w:t xml:space="preserve">, “It is so important for young people to be educated about their bodies.” Another shared that “students of all genders should understand what it is, how it works, its effects, and be sensitive to those that experience it” to reduce the “hostile school environment.”  </w:t>
      </w:r>
    </w:p>
    <w:p w14:paraId="2E879B81" w14:textId="77777777" w:rsidR="00D3158F" w:rsidRPr="003A17C8" w:rsidRDefault="00D3158F" w:rsidP="00D3158F">
      <w:pPr>
        <w:rPr>
          <w:rFonts w:ascii="Times New Roman" w:hAnsi="Times New Roman" w:cs="Times New Roman"/>
          <w:sz w:val="24"/>
          <w:szCs w:val="24"/>
        </w:rPr>
      </w:pPr>
    </w:p>
    <w:p w14:paraId="23657038" w14:textId="391172F1" w:rsidR="00D3158F" w:rsidRDefault="00D3158F" w:rsidP="00D3158F">
      <w:pPr>
        <w:rPr>
          <w:rFonts w:ascii="Times New Roman" w:hAnsi="Times New Roman" w:cs="Times New Roman"/>
          <w:i/>
          <w:iCs/>
          <w:sz w:val="24"/>
          <w:szCs w:val="24"/>
        </w:rPr>
      </w:pPr>
      <w:r w:rsidRPr="003A17C8">
        <w:rPr>
          <w:rFonts w:ascii="Times New Roman" w:hAnsi="Times New Roman" w:cs="Times New Roman"/>
          <w:i/>
          <w:iCs/>
          <w:sz w:val="24"/>
          <w:szCs w:val="24"/>
        </w:rPr>
        <w:t>Gender Equity Is Worth the Cost</w:t>
      </w:r>
    </w:p>
    <w:p w14:paraId="7E0F1C51" w14:textId="77777777" w:rsidR="00F812B0" w:rsidRPr="003A17C8" w:rsidRDefault="00F812B0" w:rsidP="00D3158F">
      <w:pPr>
        <w:rPr>
          <w:rFonts w:ascii="Times New Roman" w:hAnsi="Times New Roman" w:cs="Times New Roman"/>
          <w:i/>
          <w:iCs/>
          <w:sz w:val="24"/>
          <w:szCs w:val="24"/>
        </w:rPr>
      </w:pPr>
    </w:p>
    <w:p w14:paraId="232BEC3C" w14:textId="307BFA97" w:rsidR="00D3158F" w:rsidRPr="00DD6AC5" w:rsidRDefault="7D099A6D" w:rsidP="00D3158F">
      <w:pPr>
        <w:rPr>
          <w:rFonts w:ascii="Times New Roman" w:hAnsi="Times New Roman" w:cs="Times New Roman"/>
          <w:sz w:val="24"/>
          <w:szCs w:val="24"/>
        </w:rPr>
      </w:pPr>
      <w:r w:rsidRPr="003A17C8">
        <w:rPr>
          <w:rFonts w:ascii="Times New Roman" w:hAnsi="Times New Roman" w:cs="Times New Roman"/>
          <w:sz w:val="24"/>
          <w:szCs w:val="24"/>
        </w:rPr>
        <w:t>The cost associated with this legislation—primarily the purchase and supply of dispensers and menstrual products</w:t>
      </w:r>
      <w:r w:rsidR="06F606FE" w:rsidRPr="003A17C8">
        <w:rPr>
          <w:rFonts w:ascii="Times New Roman" w:hAnsi="Times New Roman" w:cs="Times New Roman"/>
          <w:sz w:val="24"/>
          <w:szCs w:val="24"/>
        </w:rPr>
        <w:t>—</w:t>
      </w:r>
      <w:r w:rsidRPr="003A17C8">
        <w:rPr>
          <w:rFonts w:ascii="Times New Roman" w:hAnsi="Times New Roman" w:cs="Times New Roman"/>
          <w:sz w:val="24"/>
          <w:szCs w:val="24"/>
        </w:rPr>
        <w:t xml:space="preserve">is worth it. No one asks if we should supply toilet paper or hand soap in the bathrooms despite the need to expend money </w:t>
      </w:r>
      <w:r w:rsidR="5D62CD4E" w:rsidRPr="003A17C8">
        <w:rPr>
          <w:rFonts w:ascii="Times New Roman" w:hAnsi="Times New Roman" w:cs="Times New Roman"/>
          <w:sz w:val="24"/>
          <w:szCs w:val="24"/>
        </w:rPr>
        <w:t>to provide these</w:t>
      </w:r>
      <w:r w:rsidRPr="003A17C8">
        <w:rPr>
          <w:rFonts w:ascii="Times New Roman" w:hAnsi="Times New Roman" w:cs="Times New Roman"/>
          <w:sz w:val="24"/>
          <w:szCs w:val="24"/>
        </w:rPr>
        <w:t xml:space="preserve"> necessities</w:t>
      </w:r>
      <w:r w:rsidR="5D62CD4E" w:rsidRPr="003A17C8">
        <w:rPr>
          <w:rFonts w:ascii="Times New Roman" w:hAnsi="Times New Roman" w:cs="Times New Roman"/>
          <w:sz w:val="24"/>
          <w:szCs w:val="24"/>
        </w:rPr>
        <w:t xml:space="preserve">. </w:t>
      </w:r>
      <w:r w:rsidR="00D3158F" w:rsidRPr="003A17C8">
        <w:rPr>
          <w:rFonts w:ascii="Times New Roman" w:hAnsi="Times New Roman" w:cs="Times New Roman"/>
          <w:sz w:val="24"/>
          <w:szCs w:val="24"/>
        </w:rPr>
        <w:t>The same should be true for menstrual products. It is a small price to pay to ensure gender equity in our schools. Next year is the 50</w:t>
      </w:r>
      <w:r w:rsidR="00146178" w:rsidRPr="003A17C8">
        <w:rPr>
          <w:rFonts w:ascii="Times New Roman" w:hAnsi="Times New Roman" w:cs="Times New Roman"/>
          <w:sz w:val="24"/>
          <w:szCs w:val="24"/>
        </w:rPr>
        <w:t>th</w:t>
      </w:r>
      <w:r w:rsidR="00D3158F" w:rsidRPr="003A17C8">
        <w:rPr>
          <w:rFonts w:ascii="Times New Roman" w:hAnsi="Times New Roman" w:cs="Times New Roman"/>
          <w:sz w:val="24"/>
          <w:szCs w:val="24"/>
        </w:rPr>
        <w:t xml:space="preserve"> anniversary of </w:t>
      </w:r>
      <w:hyperlink r:id="rId24">
        <w:r w:rsidR="00D3158F" w:rsidRPr="003A17C8">
          <w:rPr>
            <w:rStyle w:val="Hyperlink"/>
            <w:rFonts w:ascii="Times New Roman" w:hAnsi="Times New Roman" w:cs="Times New Roman"/>
            <w:sz w:val="24"/>
            <w:szCs w:val="24"/>
          </w:rPr>
          <w:t>Title IX of the Education Amendments of 1972</w:t>
        </w:r>
      </w:hyperlink>
      <w:r w:rsidR="00D3158F" w:rsidRPr="003A17C8">
        <w:rPr>
          <w:rFonts w:ascii="Times New Roman" w:hAnsi="Times New Roman" w:cs="Times New Roman"/>
          <w:sz w:val="24"/>
          <w:szCs w:val="24"/>
        </w:rPr>
        <w:t xml:space="preserve">—the </w:t>
      </w:r>
      <w:r w:rsidR="00D3158F" w:rsidRPr="003A17C8">
        <w:rPr>
          <w:rFonts w:ascii="Times New Roman" w:eastAsia="Times New Roman" w:hAnsi="Times New Roman" w:cs="Times New Roman"/>
          <w:color w:val="auto"/>
          <w:sz w:val="24"/>
          <w:szCs w:val="24"/>
        </w:rPr>
        <w:t>federal law requiring that students’ sex not be a barrier to equal access to education. Enacting th</w:t>
      </w:r>
      <w:ins w:id="51" w:author="Marcy Karin" w:date="2021-10-17T11:19:00Z">
        <w:r w:rsidR="00924CCC">
          <w:rPr>
            <w:rFonts w:ascii="Times New Roman" w:eastAsia="Times New Roman" w:hAnsi="Times New Roman" w:cs="Times New Roman"/>
            <w:color w:val="auto"/>
            <w:sz w:val="24"/>
            <w:szCs w:val="24"/>
          </w:rPr>
          <w:t>is</w:t>
        </w:r>
      </w:ins>
      <w:del w:id="52" w:author="Marcy Karin" w:date="2021-10-17T11:19:00Z">
        <w:r w:rsidR="00D3158F" w:rsidRPr="003A17C8" w:rsidDel="00924CCC">
          <w:rPr>
            <w:rFonts w:ascii="Times New Roman" w:eastAsia="Times New Roman" w:hAnsi="Times New Roman" w:cs="Times New Roman"/>
            <w:color w:val="auto"/>
            <w:sz w:val="24"/>
            <w:szCs w:val="24"/>
          </w:rPr>
          <w:delText>e</w:delText>
        </w:r>
      </w:del>
      <w:del w:id="53" w:author="Margaret Johnson" w:date="2021-10-17T12:16:00Z">
        <w:r w:rsidR="00D3158F" w:rsidRPr="003A17C8" w:rsidDel="001576D6">
          <w:rPr>
            <w:rFonts w:ascii="Times New Roman" w:eastAsia="Times New Roman" w:hAnsi="Times New Roman" w:cs="Times New Roman"/>
            <w:color w:val="auto"/>
            <w:sz w:val="24"/>
            <w:szCs w:val="24"/>
          </w:rPr>
          <w:delText>s</w:delText>
        </w:r>
      </w:del>
      <w:del w:id="54" w:author="Marcy Karin" w:date="2021-10-17T11:19:00Z">
        <w:r w:rsidR="00D3158F" w:rsidRPr="003A17C8" w:rsidDel="00924CCC">
          <w:rPr>
            <w:rFonts w:ascii="Times New Roman" w:eastAsia="Times New Roman" w:hAnsi="Times New Roman" w:cs="Times New Roman"/>
            <w:color w:val="auto"/>
            <w:sz w:val="24"/>
            <w:szCs w:val="24"/>
          </w:rPr>
          <w:delText>e</w:delText>
        </w:r>
      </w:del>
      <w:r w:rsidR="00D3158F" w:rsidRPr="003A17C8">
        <w:rPr>
          <w:rFonts w:ascii="Times New Roman" w:eastAsia="Times New Roman" w:hAnsi="Times New Roman" w:cs="Times New Roman"/>
          <w:color w:val="auto"/>
          <w:sz w:val="24"/>
          <w:szCs w:val="24"/>
        </w:rPr>
        <w:t xml:space="preserve"> bill</w:t>
      </w:r>
      <w:del w:id="55" w:author="Marcy Karin" w:date="2021-10-17T11:19:00Z">
        <w:r w:rsidR="00D3158F" w:rsidRPr="003A17C8" w:rsidDel="00924CCC">
          <w:rPr>
            <w:rFonts w:ascii="Times New Roman" w:eastAsia="Times New Roman" w:hAnsi="Times New Roman" w:cs="Times New Roman"/>
            <w:color w:val="auto"/>
            <w:sz w:val="24"/>
            <w:szCs w:val="24"/>
          </w:rPr>
          <w:delText>s</w:delText>
        </w:r>
      </w:del>
      <w:r w:rsidR="00D3158F" w:rsidRPr="003A17C8">
        <w:rPr>
          <w:rFonts w:ascii="Times New Roman" w:eastAsia="Times New Roman" w:hAnsi="Times New Roman" w:cs="Times New Roman"/>
          <w:color w:val="auto"/>
          <w:sz w:val="24"/>
          <w:szCs w:val="24"/>
        </w:rPr>
        <w:t xml:space="preserve"> will help meet the promise and purpose of Title IX</w:t>
      </w:r>
      <w:r w:rsidR="76CC0BA8" w:rsidRPr="003A17C8">
        <w:rPr>
          <w:rFonts w:ascii="Times New Roman" w:eastAsia="Times New Roman" w:hAnsi="Times New Roman" w:cs="Times New Roman"/>
          <w:color w:val="auto"/>
          <w:sz w:val="24"/>
          <w:szCs w:val="24"/>
        </w:rPr>
        <w:t xml:space="preserve"> </w:t>
      </w:r>
      <w:r w:rsidR="139F0568" w:rsidRPr="003A17C8">
        <w:rPr>
          <w:rFonts w:ascii="Times New Roman" w:eastAsia="Times New Roman" w:hAnsi="Times New Roman" w:cs="Times New Roman"/>
          <w:color w:val="auto"/>
          <w:sz w:val="24"/>
          <w:szCs w:val="24"/>
        </w:rPr>
        <w:t xml:space="preserve">by </w:t>
      </w:r>
      <w:r w:rsidR="76CC0BA8" w:rsidRPr="003A17C8">
        <w:rPr>
          <w:rFonts w:ascii="Times New Roman" w:eastAsia="Times New Roman" w:hAnsi="Times New Roman" w:cs="Times New Roman"/>
          <w:color w:val="auto"/>
          <w:sz w:val="24"/>
          <w:szCs w:val="24"/>
        </w:rPr>
        <w:t>r</w:t>
      </w:r>
      <w:r w:rsidR="76CC0BA8" w:rsidRPr="003A17C8">
        <w:rPr>
          <w:rFonts w:ascii="Times New Roman" w:hAnsi="Times New Roman" w:cs="Times New Roman"/>
          <w:sz w:val="24"/>
          <w:szCs w:val="24"/>
        </w:rPr>
        <w:t>emov</w:t>
      </w:r>
      <w:r w:rsidR="139F0568" w:rsidRPr="003A17C8">
        <w:rPr>
          <w:rFonts w:ascii="Times New Roman" w:hAnsi="Times New Roman" w:cs="Times New Roman"/>
          <w:sz w:val="24"/>
          <w:szCs w:val="24"/>
        </w:rPr>
        <w:t>ing</w:t>
      </w:r>
      <w:r w:rsidR="76CC0BA8" w:rsidRPr="003A17C8">
        <w:rPr>
          <w:rFonts w:ascii="Times New Roman" w:hAnsi="Times New Roman" w:cs="Times New Roman"/>
          <w:sz w:val="24"/>
          <w:szCs w:val="24"/>
        </w:rPr>
        <w:t xml:space="preserve"> this gender-based barrier to equal education access.</w:t>
      </w:r>
    </w:p>
    <w:p w14:paraId="6712797C" w14:textId="77777777" w:rsidR="00D3158F" w:rsidRPr="003A17C8" w:rsidRDefault="00D3158F" w:rsidP="00D3158F">
      <w:pPr>
        <w:rPr>
          <w:rFonts w:ascii="Times New Roman" w:eastAsia="Times New Roman" w:hAnsi="Times New Roman" w:cs="Times New Roman"/>
          <w:color w:val="auto"/>
          <w:sz w:val="24"/>
          <w:szCs w:val="24"/>
        </w:rPr>
      </w:pPr>
    </w:p>
    <w:p w14:paraId="4ACB7305" w14:textId="2A4EA926" w:rsidR="00D3158F" w:rsidRPr="003A17C8" w:rsidRDefault="00D3158F" w:rsidP="00D3158F">
      <w:pPr>
        <w:rPr>
          <w:rFonts w:ascii="Times New Roman" w:hAnsi="Times New Roman" w:cs="Times New Roman"/>
          <w:sz w:val="24"/>
          <w:szCs w:val="24"/>
        </w:rPr>
      </w:pPr>
      <w:r w:rsidRPr="003A17C8">
        <w:rPr>
          <w:rFonts w:ascii="Times New Roman" w:hAnsi="Times New Roman" w:cs="Times New Roman"/>
          <w:sz w:val="24"/>
          <w:szCs w:val="24"/>
        </w:rPr>
        <w:t>It is past time for</w:t>
      </w:r>
      <w:ins w:id="56" w:author="Marcy Karin" w:date="2021-10-17T11:20:00Z">
        <w:r w:rsidR="00924CCC">
          <w:rPr>
            <w:rFonts w:ascii="Times New Roman" w:hAnsi="Times New Roman" w:cs="Times New Roman"/>
            <w:sz w:val="24"/>
            <w:szCs w:val="24"/>
          </w:rPr>
          <w:t xml:space="preserve"> the</w:t>
        </w:r>
      </w:ins>
      <w:r w:rsidRPr="003A17C8">
        <w:rPr>
          <w:rFonts w:ascii="Times New Roman" w:hAnsi="Times New Roman" w:cs="Times New Roman"/>
          <w:sz w:val="24"/>
          <w:szCs w:val="24"/>
        </w:rPr>
        <w:t xml:space="preserve"> </w:t>
      </w:r>
      <w:r w:rsidR="7733DE7D" w:rsidRPr="003A17C8">
        <w:rPr>
          <w:rFonts w:ascii="Times New Roman" w:hAnsi="Times New Roman" w:cs="Times New Roman"/>
          <w:sz w:val="24"/>
          <w:szCs w:val="24"/>
        </w:rPr>
        <w:t xml:space="preserve">DC </w:t>
      </w:r>
      <w:ins w:id="57" w:author="Marcy Karin" w:date="2021-10-17T11:20:00Z">
        <w:r w:rsidR="00924CCC">
          <w:rPr>
            <w:rFonts w:ascii="Times New Roman" w:hAnsi="Times New Roman" w:cs="Times New Roman"/>
            <w:sz w:val="24"/>
            <w:szCs w:val="24"/>
          </w:rPr>
          <w:t xml:space="preserve">Council </w:t>
        </w:r>
      </w:ins>
      <w:commentRangeStart w:id="58"/>
      <w:commentRangeStart w:id="59"/>
      <w:del w:id="60" w:author="Marcy Karin" w:date="2021-10-17T11:18:00Z">
        <w:r w:rsidR="7733DE7D" w:rsidRPr="003A17C8" w:rsidDel="00924CCC">
          <w:rPr>
            <w:rFonts w:ascii="Times New Roman" w:hAnsi="Times New Roman" w:cs="Times New Roman"/>
            <w:sz w:val="24"/>
            <w:szCs w:val="24"/>
          </w:rPr>
          <w:delText>and Maryland</w:delText>
        </w:r>
        <w:r w:rsidRPr="003A17C8" w:rsidDel="00924CCC">
          <w:rPr>
            <w:rFonts w:ascii="Times New Roman" w:hAnsi="Times New Roman" w:cs="Times New Roman"/>
            <w:sz w:val="24"/>
            <w:szCs w:val="24"/>
          </w:rPr>
          <w:delText xml:space="preserve"> </w:delText>
        </w:r>
      </w:del>
      <w:r w:rsidRPr="003A17C8">
        <w:rPr>
          <w:rFonts w:ascii="Times New Roman" w:hAnsi="Times New Roman" w:cs="Times New Roman"/>
          <w:sz w:val="24"/>
          <w:szCs w:val="24"/>
        </w:rPr>
        <w:t xml:space="preserve">to </w:t>
      </w:r>
      <w:r w:rsidR="667FECA9" w:rsidRPr="003A17C8">
        <w:rPr>
          <w:rFonts w:ascii="Times New Roman" w:hAnsi="Times New Roman" w:cs="Times New Roman"/>
          <w:sz w:val="24"/>
          <w:szCs w:val="24"/>
        </w:rPr>
        <w:t>acknowledge</w:t>
      </w:r>
      <w:r w:rsidR="1D284D70" w:rsidRPr="003A17C8">
        <w:rPr>
          <w:rFonts w:ascii="Times New Roman" w:hAnsi="Times New Roman" w:cs="Times New Roman"/>
          <w:sz w:val="24"/>
          <w:szCs w:val="24"/>
        </w:rPr>
        <w:t xml:space="preserve"> </w:t>
      </w:r>
      <w:commentRangeEnd w:id="58"/>
      <w:r w:rsidR="00924CCC">
        <w:rPr>
          <w:rStyle w:val="CommentReference"/>
        </w:rPr>
        <w:commentReference w:id="58"/>
      </w:r>
      <w:commentRangeEnd w:id="59"/>
      <w:r w:rsidR="00A03DFE">
        <w:rPr>
          <w:rStyle w:val="CommentReference"/>
        </w:rPr>
        <w:commentReference w:id="59"/>
      </w:r>
      <w:r w:rsidRPr="003A17C8">
        <w:rPr>
          <w:rFonts w:ascii="Times New Roman" w:hAnsi="Times New Roman" w:cs="Times New Roman"/>
          <w:sz w:val="24"/>
          <w:szCs w:val="24"/>
        </w:rPr>
        <w:t xml:space="preserve">menstrual health and </w:t>
      </w:r>
      <w:r w:rsidR="1D284D70" w:rsidRPr="003A17C8">
        <w:rPr>
          <w:rFonts w:ascii="Times New Roman" w:hAnsi="Times New Roman" w:cs="Times New Roman"/>
          <w:sz w:val="24"/>
          <w:szCs w:val="24"/>
        </w:rPr>
        <w:t>combat menstrual stigma. E</w:t>
      </w:r>
      <w:r w:rsidRPr="003A17C8">
        <w:rPr>
          <w:rFonts w:ascii="Times New Roman" w:hAnsi="Times New Roman" w:cs="Times New Roman"/>
          <w:sz w:val="24"/>
          <w:szCs w:val="24"/>
        </w:rPr>
        <w:t>nact</w:t>
      </w:r>
      <w:r w:rsidR="1D284D70" w:rsidRPr="003A17C8">
        <w:rPr>
          <w:rFonts w:ascii="Times New Roman" w:hAnsi="Times New Roman" w:cs="Times New Roman"/>
          <w:sz w:val="24"/>
          <w:szCs w:val="24"/>
        </w:rPr>
        <w:t>ing</w:t>
      </w:r>
      <w:r w:rsidR="5854F3FF" w:rsidRPr="003A17C8">
        <w:rPr>
          <w:rFonts w:ascii="Times New Roman" w:hAnsi="Times New Roman" w:cs="Times New Roman"/>
          <w:sz w:val="24"/>
          <w:szCs w:val="24"/>
        </w:rPr>
        <w:t xml:space="preserve"> this</w:t>
      </w:r>
      <w:r w:rsidRPr="003A17C8">
        <w:rPr>
          <w:rFonts w:ascii="Times New Roman" w:hAnsi="Times New Roman" w:cs="Times New Roman"/>
          <w:sz w:val="24"/>
          <w:szCs w:val="24"/>
        </w:rPr>
        <w:t xml:space="preserve"> legislation </w:t>
      </w:r>
      <w:r w:rsidR="4F3F3D1F" w:rsidRPr="003A17C8">
        <w:rPr>
          <w:rFonts w:ascii="Times New Roman" w:eastAsia="Times New Roman" w:hAnsi="Times New Roman" w:cs="Times New Roman"/>
          <w:color w:val="auto"/>
          <w:sz w:val="24"/>
          <w:szCs w:val="24"/>
        </w:rPr>
        <w:t>ensures</w:t>
      </w:r>
      <w:r w:rsidR="76CC0BA8" w:rsidRPr="003A17C8">
        <w:rPr>
          <w:rFonts w:ascii="Times New Roman" w:eastAsia="Times New Roman" w:hAnsi="Times New Roman" w:cs="Times New Roman"/>
          <w:color w:val="auto"/>
          <w:sz w:val="24"/>
          <w:szCs w:val="24"/>
        </w:rPr>
        <w:t xml:space="preserve"> our schools are truly </w:t>
      </w:r>
      <w:r w:rsidR="76CC0BA8" w:rsidRPr="003A17C8">
        <w:rPr>
          <w:rFonts w:ascii="Times New Roman" w:eastAsia="Times New Roman" w:hAnsi="Times New Roman" w:cs="Times New Roman"/>
          <w:i/>
          <w:iCs/>
          <w:color w:val="auto"/>
          <w:sz w:val="24"/>
          <w:szCs w:val="24"/>
        </w:rPr>
        <w:t>open</w:t>
      </w:r>
      <w:r w:rsidR="76CC0BA8" w:rsidRPr="003A17C8">
        <w:rPr>
          <w:rFonts w:ascii="Times New Roman" w:eastAsia="Times New Roman" w:hAnsi="Times New Roman" w:cs="Times New Roman"/>
          <w:color w:val="auto"/>
          <w:sz w:val="24"/>
          <w:szCs w:val="24"/>
        </w:rPr>
        <w:t xml:space="preserve"> to all students</w:t>
      </w:r>
      <w:r w:rsidR="4F3F3D1F" w:rsidRPr="003A17C8">
        <w:rPr>
          <w:rFonts w:ascii="Times New Roman" w:eastAsia="Times New Roman" w:hAnsi="Times New Roman" w:cs="Times New Roman"/>
          <w:color w:val="auto"/>
          <w:sz w:val="24"/>
          <w:szCs w:val="24"/>
        </w:rPr>
        <w:t>.</w:t>
      </w:r>
      <w:r w:rsidR="76CC0BA8" w:rsidRPr="003A17C8">
        <w:rPr>
          <w:rFonts w:ascii="Times New Roman" w:hAnsi="Times New Roman" w:cs="Times New Roman"/>
          <w:sz w:val="24"/>
          <w:szCs w:val="24"/>
        </w:rPr>
        <w:t xml:space="preserve"> </w:t>
      </w:r>
    </w:p>
    <w:p w14:paraId="5F8F266C" w14:textId="64C94F1D" w:rsidR="00437BD9" w:rsidRPr="003A17C8" w:rsidRDefault="00437BD9">
      <w:pPr>
        <w:rPr>
          <w:rFonts w:ascii="Times New Roman" w:hAnsi="Times New Roman" w:cs="Times New Roman"/>
          <w:b/>
          <w:sz w:val="24"/>
          <w:szCs w:val="24"/>
        </w:rPr>
      </w:pPr>
    </w:p>
    <w:sectPr w:rsidR="00437BD9" w:rsidRPr="003A17C8" w:rsidSect="008A55F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0" w:author="Margaret Johnson" w:date="2021-10-17T13:11:00Z" w:initials="MJ">
    <w:p w14:paraId="6D131D5D" w14:textId="77297CE7" w:rsidR="00A03DFE" w:rsidRDefault="00A03DFE" w:rsidP="00A03DFE">
      <w:pPr>
        <w:pStyle w:val="CommentText"/>
      </w:pPr>
      <w:r>
        <w:rPr>
          <w:rStyle w:val="CommentReference"/>
        </w:rPr>
        <w:annotationRef/>
      </w:r>
      <w:r>
        <w:t>We could also say “lead the DMV and the country”</w:t>
      </w:r>
    </w:p>
  </w:comment>
  <w:comment w:id="58" w:author="Marcy Karin" w:date="2021-10-17T11:18:00Z" w:initials="KM">
    <w:p w14:paraId="5150518F" w14:textId="5B5688E3" w:rsidR="00924CCC" w:rsidRDefault="00924CCC">
      <w:pPr>
        <w:pStyle w:val="CommentText"/>
      </w:pPr>
      <w:r>
        <w:rPr>
          <w:rStyle w:val="CommentReference"/>
        </w:rPr>
        <w:annotationRef/>
      </w:r>
      <w:r>
        <w:t>I’m not convinced from the reg your partner sent around that the MD education requirement is enough, but haven’t dug any deeper.  Complete defer to you about what to do here.</w:t>
      </w:r>
    </w:p>
  </w:comment>
  <w:comment w:id="59" w:author="Margaret Johnson" w:date="2021-10-17T13:12:00Z" w:initials="MJ">
    <w:p w14:paraId="3DBA1DFF" w14:textId="2656DCAB" w:rsidR="00A03DFE" w:rsidRDefault="00A03DFE" w:rsidP="00A03DFE">
      <w:pPr>
        <w:pStyle w:val="CommentText"/>
      </w:pPr>
      <w:r>
        <w:rPr>
          <w:rStyle w:val="CommentReference"/>
        </w:rPr>
        <w:annotationRef/>
      </w:r>
      <w:r>
        <w:t>I don’t need to include MD here to urge MD - but you can see I added the topic sentence to the Menstrual Education section to highlight the silent argument that MD and VA have not done this and so DC can be a leader. What do you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131D5D" w15:done="0"/>
  <w15:commentEx w15:paraId="5150518F" w15:done="0"/>
  <w15:commentEx w15:paraId="3DBA1DFF" w15:paraIdParent="515051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169F85" w16cex:dateUtc="2021-10-17T17:11:00Z"/>
  <w16cex:commentExtensible w16cex:durableId="25168512" w16cex:dateUtc="2021-10-17T15:18:00Z"/>
  <w16cex:commentExtensible w16cex:durableId="25169FCC" w16cex:dateUtc="2021-10-17T1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131D5D" w16cid:durableId="25169F85"/>
  <w16cid:commentId w16cid:paraId="5150518F" w16cid:durableId="25168512"/>
  <w16cid:commentId w16cid:paraId="3DBA1DFF" w16cid:durableId="25169F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04E05"/>
    <w:multiLevelType w:val="hybridMultilevel"/>
    <w:tmpl w:val="A902506C"/>
    <w:lvl w:ilvl="0" w:tplc="9C0C0DB8">
      <w:start w:val="1"/>
      <w:numFmt w:val="bullet"/>
      <w:lvlText w:val="●"/>
      <w:lvlJc w:val="left"/>
      <w:pPr>
        <w:tabs>
          <w:tab w:val="num" w:pos="720"/>
        </w:tabs>
        <w:ind w:left="720" w:hanging="360"/>
      </w:pPr>
      <w:rPr>
        <w:rFonts w:ascii="Arial" w:hAnsi="Arial" w:hint="default"/>
      </w:rPr>
    </w:lvl>
    <w:lvl w:ilvl="1" w:tplc="A1A47D72">
      <w:numFmt w:val="bullet"/>
      <w:lvlText w:val="○"/>
      <w:lvlJc w:val="left"/>
      <w:pPr>
        <w:tabs>
          <w:tab w:val="num" w:pos="1440"/>
        </w:tabs>
        <w:ind w:left="1440" w:hanging="360"/>
      </w:pPr>
      <w:rPr>
        <w:rFonts w:ascii="Arial" w:hAnsi="Arial" w:hint="default"/>
      </w:rPr>
    </w:lvl>
    <w:lvl w:ilvl="2" w:tplc="029A178A">
      <w:numFmt w:val="bullet"/>
      <w:lvlText w:val="■"/>
      <w:lvlJc w:val="left"/>
      <w:pPr>
        <w:tabs>
          <w:tab w:val="num" w:pos="2160"/>
        </w:tabs>
        <w:ind w:left="2160" w:hanging="360"/>
      </w:pPr>
      <w:rPr>
        <w:rFonts w:ascii="Arial" w:hAnsi="Arial" w:hint="default"/>
      </w:rPr>
    </w:lvl>
    <w:lvl w:ilvl="3" w:tplc="6D5A7938">
      <w:start w:val="1"/>
      <w:numFmt w:val="bullet"/>
      <w:lvlText w:val="●"/>
      <w:lvlJc w:val="left"/>
      <w:pPr>
        <w:tabs>
          <w:tab w:val="num" w:pos="2880"/>
        </w:tabs>
        <w:ind w:left="2880" w:hanging="360"/>
      </w:pPr>
      <w:rPr>
        <w:rFonts w:ascii="Arial" w:hAnsi="Arial" w:hint="default"/>
      </w:rPr>
    </w:lvl>
    <w:lvl w:ilvl="4" w:tplc="BC5EECDA" w:tentative="1">
      <w:start w:val="1"/>
      <w:numFmt w:val="bullet"/>
      <w:lvlText w:val="●"/>
      <w:lvlJc w:val="left"/>
      <w:pPr>
        <w:tabs>
          <w:tab w:val="num" w:pos="3600"/>
        </w:tabs>
        <w:ind w:left="3600" w:hanging="360"/>
      </w:pPr>
      <w:rPr>
        <w:rFonts w:ascii="Arial" w:hAnsi="Arial" w:hint="default"/>
      </w:rPr>
    </w:lvl>
    <w:lvl w:ilvl="5" w:tplc="F2904584" w:tentative="1">
      <w:start w:val="1"/>
      <w:numFmt w:val="bullet"/>
      <w:lvlText w:val="●"/>
      <w:lvlJc w:val="left"/>
      <w:pPr>
        <w:tabs>
          <w:tab w:val="num" w:pos="4320"/>
        </w:tabs>
        <w:ind w:left="4320" w:hanging="360"/>
      </w:pPr>
      <w:rPr>
        <w:rFonts w:ascii="Arial" w:hAnsi="Arial" w:hint="default"/>
      </w:rPr>
    </w:lvl>
    <w:lvl w:ilvl="6" w:tplc="3274E15E" w:tentative="1">
      <w:start w:val="1"/>
      <w:numFmt w:val="bullet"/>
      <w:lvlText w:val="●"/>
      <w:lvlJc w:val="left"/>
      <w:pPr>
        <w:tabs>
          <w:tab w:val="num" w:pos="5040"/>
        </w:tabs>
        <w:ind w:left="5040" w:hanging="360"/>
      </w:pPr>
      <w:rPr>
        <w:rFonts w:ascii="Arial" w:hAnsi="Arial" w:hint="default"/>
      </w:rPr>
    </w:lvl>
    <w:lvl w:ilvl="7" w:tplc="76C878D0" w:tentative="1">
      <w:start w:val="1"/>
      <w:numFmt w:val="bullet"/>
      <w:lvlText w:val="●"/>
      <w:lvlJc w:val="left"/>
      <w:pPr>
        <w:tabs>
          <w:tab w:val="num" w:pos="5760"/>
        </w:tabs>
        <w:ind w:left="5760" w:hanging="360"/>
      </w:pPr>
      <w:rPr>
        <w:rFonts w:ascii="Arial" w:hAnsi="Arial" w:hint="default"/>
      </w:rPr>
    </w:lvl>
    <w:lvl w:ilvl="8" w:tplc="1E563C7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91F3D2D"/>
    <w:multiLevelType w:val="hybridMultilevel"/>
    <w:tmpl w:val="64AA31F4"/>
    <w:lvl w:ilvl="0" w:tplc="4546015E">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030" w:hanging="360"/>
      </w:pPr>
      <w:rPr>
        <w:rFonts w:ascii="Courier New" w:hAnsi="Courier New" w:cs="Courier New" w:hint="default"/>
      </w:rPr>
    </w:lvl>
    <w:lvl w:ilvl="2" w:tplc="04090005">
      <w:start w:val="1"/>
      <w:numFmt w:val="bullet"/>
      <w:lvlText w:val=""/>
      <w:lvlJc w:val="left"/>
      <w:pPr>
        <w:ind w:left="1750" w:hanging="360"/>
      </w:pPr>
      <w:rPr>
        <w:rFonts w:ascii="Wingdings" w:hAnsi="Wingdings" w:hint="default"/>
      </w:rPr>
    </w:lvl>
    <w:lvl w:ilvl="3" w:tplc="04090001">
      <w:start w:val="1"/>
      <w:numFmt w:val="bullet"/>
      <w:lvlText w:val=""/>
      <w:lvlJc w:val="left"/>
      <w:pPr>
        <w:ind w:left="2470" w:hanging="360"/>
      </w:pPr>
      <w:rPr>
        <w:rFonts w:ascii="Symbol" w:hAnsi="Symbol" w:hint="default"/>
      </w:rPr>
    </w:lvl>
    <w:lvl w:ilvl="4" w:tplc="04090003">
      <w:start w:val="1"/>
      <w:numFmt w:val="bullet"/>
      <w:lvlText w:val="o"/>
      <w:lvlJc w:val="left"/>
      <w:pPr>
        <w:ind w:left="3190" w:hanging="360"/>
      </w:pPr>
      <w:rPr>
        <w:rFonts w:ascii="Courier New" w:hAnsi="Courier New" w:cs="Courier New" w:hint="default"/>
      </w:rPr>
    </w:lvl>
    <w:lvl w:ilvl="5" w:tplc="04090005">
      <w:start w:val="1"/>
      <w:numFmt w:val="bullet"/>
      <w:lvlText w:val=""/>
      <w:lvlJc w:val="left"/>
      <w:pPr>
        <w:ind w:left="3910" w:hanging="360"/>
      </w:pPr>
      <w:rPr>
        <w:rFonts w:ascii="Wingdings" w:hAnsi="Wingdings" w:hint="default"/>
      </w:rPr>
    </w:lvl>
    <w:lvl w:ilvl="6" w:tplc="04090001">
      <w:start w:val="1"/>
      <w:numFmt w:val="bullet"/>
      <w:lvlText w:val=""/>
      <w:lvlJc w:val="left"/>
      <w:pPr>
        <w:ind w:left="4630" w:hanging="360"/>
      </w:pPr>
      <w:rPr>
        <w:rFonts w:ascii="Symbol" w:hAnsi="Symbol" w:hint="default"/>
      </w:rPr>
    </w:lvl>
    <w:lvl w:ilvl="7" w:tplc="04090003">
      <w:start w:val="1"/>
      <w:numFmt w:val="bullet"/>
      <w:lvlText w:val="o"/>
      <w:lvlJc w:val="left"/>
      <w:pPr>
        <w:ind w:left="5350" w:hanging="360"/>
      </w:pPr>
      <w:rPr>
        <w:rFonts w:ascii="Courier New" w:hAnsi="Courier New" w:cs="Courier New" w:hint="default"/>
      </w:rPr>
    </w:lvl>
    <w:lvl w:ilvl="8" w:tplc="04090005">
      <w:start w:val="1"/>
      <w:numFmt w:val="bullet"/>
      <w:lvlText w:val=""/>
      <w:lvlJc w:val="left"/>
      <w:pPr>
        <w:ind w:left="6070" w:hanging="360"/>
      </w:pPr>
      <w:rPr>
        <w:rFonts w:ascii="Wingdings" w:hAnsi="Wingdings" w:hint="default"/>
      </w:rPr>
    </w:lvl>
  </w:abstractNum>
  <w:abstractNum w:abstractNumId="2" w15:restartNumberingAfterBreak="0">
    <w:nsid w:val="65FD6342"/>
    <w:multiLevelType w:val="hybridMultilevel"/>
    <w:tmpl w:val="20605F20"/>
    <w:lvl w:ilvl="0" w:tplc="FC04C4E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y Karin">
    <w15:presenceInfo w15:providerId="AD" w15:userId="S::marcy.karin@udc.edu::254eddf4-59ee-4ac9-b038-863af9473a2f"/>
  </w15:person>
  <w15:person w15:author="Margaret Johnson">
    <w15:presenceInfo w15:providerId="AD" w15:userId="S::ub06q05@ubalt.edu::74c030e5-d333-49fd-982a-449aa13787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D1C"/>
    <w:rsid w:val="000010DA"/>
    <w:rsid w:val="000012B4"/>
    <w:rsid w:val="00001BEB"/>
    <w:rsid w:val="00007E05"/>
    <w:rsid w:val="00017249"/>
    <w:rsid w:val="000255D9"/>
    <w:rsid w:val="00027492"/>
    <w:rsid w:val="00033CE8"/>
    <w:rsid w:val="00046C5F"/>
    <w:rsid w:val="00051109"/>
    <w:rsid w:val="00051A5E"/>
    <w:rsid w:val="00056675"/>
    <w:rsid w:val="00061BED"/>
    <w:rsid w:val="000650B4"/>
    <w:rsid w:val="00071F67"/>
    <w:rsid w:val="000732D9"/>
    <w:rsid w:val="00075054"/>
    <w:rsid w:val="0007701C"/>
    <w:rsid w:val="000911BE"/>
    <w:rsid w:val="00093E54"/>
    <w:rsid w:val="000945F7"/>
    <w:rsid w:val="00095D28"/>
    <w:rsid w:val="000A16EB"/>
    <w:rsid w:val="000A6245"/>
    <w:rsid w:val="000A66CE"/>
    <w:rsid w:val="000B27B5"/>
    <w:rsid w:val="000B5C33"/>
    <w:rsid w:val="000B6340"/>
    <w:rsid w:val="000B785B"/>
    <w:rsid w:val="000E12D0"/>
    <w:rsid w:val="000E4754"/>
    <w:rsid w:val="000E49D9"/>
    <w:rsid w:val="000E7F69"/>
    <w:rsid w:val="000F2A5C"/>
    <w:rsid w:val="000F37F7"/>
    <w:rsid w:val="000F4ED4"/>
    <w:rsid w:val="000F54BF"/>
    <w:rsid w:val="000F5743"/>
    <w:rsid w:val="000F5CA6"/>
    <w:rsid w:val="00100041"/>
    <w:rsid w:val="001139D8"/>
    <w:rsid w:val="00114688"/>
    <w:rsid w:val="00120C47"/>
    <w:rsid w:val="001333EE"/>
    <w:rsid w:val="001354BF"/>
    <w:rsid w:val="001415A8"/>
    <w:rsid w:val="0014266C"/>
    <w:rsid w:val="001439AF"/>
    <w:rsid w:val="00144123"/>
    <w:rsid w:val="00146178"/>
    <w:rsid w:val="00147705"/>
    <w:rsid w:val="001576D6"/>
    <w:rsid w:val="00161EC2"/>
    <w:rsid w:val="00170DC2"/>
    <w:rsid w:val="00172856"/>
    <w:rsid w:val="00175A04"/>
    <w:rsid w:val="00181DA3"/>
    <w:rsid w:val="00182EEC"/>
    <w:rsid w:val="0018496E"/>
    <w:rsid w:val="0018548B"/>
    <w:rsid w:val="00187F0E"/>
    <w:rsid w:val="00187F73"/>
    <w:rsid w:val="00197C23"/>
    <w:rsid w:val="001A10D0"/>
    <w:rsid w:val="001A2674"/>
    <w:rsid w:val="001A681A"/>
    <w:rsid w:val="001B0A03"/>
    <w:rsid w:val="001B124A"/>
    <w:rsid w:val="001B21B1"/>
    <w:rsid w:val="001B644A"/>
    <w:rsid w:val="001B6EFE"/>
    <w:rsid w:val="001C0BCB"/>
    <w:rsid w:val="001C71EF"/>
    <w:rsid w:val="001C7EF5"/>
    <w:rsid w:val="001D3CD5"/>
    <w:rsid w:val="001D7920"/>
    <w:rsid w:val="001E3290"/>
    <w:rsid w:val="001E4EED"/>
    <w:rsid w:val="001F3EA2"/>
    <w:rsid w:val="001F46D3"/>
    <w:rsid w:val="001F4BB1"/>
    <w:rsid w:val="0020219A"/>
    <w:rsid w:val="002218D7"/>
    <w:rsid w:val="002220E1"/>
    <w:rsid w:val="00227473"/>
    <w:rsid w:val="00231C8A"/>
    <w:rsid w:val="002425CE"/>
    <w:rsid w:val="00247E73"/>
    <w:rsid w:val="002546A0"/>
    <w:rsid w:val="00260F7A"/>
    <w:rsid w:val="00266405"/>
    <w:rsid w:val="0027080B"/>
    <w:rsid w:val="0029045F"/>
    <w:rsid w:val="0029318A"/>
    <w:rsid w:val="002A4E33"/>
    <w:rsid w:val="002A603A"/>
    <w:rsid w:val="002A7FAE"/>
    <w:rsid w:val="002B1CD9"/>
    <w:rsid w:val="002B4C49"/>
    <w:rsid w:val="002B66D3"/>
    <w:rsid w:val="002C318D"/>
    <w:rsid w:val="002C7996"/>
    <w:rsid w:val="002D116A"/>
    <w:rsid w:val="002D2527"/>
    <w:rsid w:val="002D794B"/>
    <w:rsid w:val="002E0894"/>
    <w:rsid w:val="002E2169"/>
    <w:rsid w:val="002F361B"/>
    <w:rsid w:val="002F40DC"/>
    <w:rsid w:val="0030439A"/>
    <w:rsid w:val="0030510B"/>
    <w:rsid w:val="00316634"/>
    <w:rsid w:val="0032412F"/>
    <w:rsid w:val="00326E04"/>
    <w:rsid w:val="00331BBF"/>
    <w:rsid w:val="00342ABE"/>
    <w:rsid w:val="003463AB"/>
    <w:rsid w:val="00352007"/>
    <w:rsid w:val="0035390F"/>
    <w:rsid w:val="00364123"/>
    <w:rsid w:val="0038113F"/>
    <w:rsid w:val="00383FA9"/>
    <w:rsid w:val="00390D3D"/>
    <w:rsid w:val="00394A6C"/>
    <w:rsid w:val="00397D21"/>
    <w:rsid w:val="003A17C8"/>
    <w:rsid w:val="003A4EC7"/>
    <w:rsid w:val="003A5AFC"/>
    <w:rsid w:val="003A7E7B"/>
    <w:rsid w:val="003B4656"/>
    <w:rsid w:val="003B574F"/>
    <w:rsid w:val="003C1C00"/>
    <w:rsid w:val="003E5185"/>
    <w:rsid w:val="003E523F"/>
    <w:rsid w:val="003E77BE"/>
    <w:rsid w:val="003F2034"/>
    <w:rsid w:val="003F5C52"/>
    <w:rsid w:val="00401326"/>
    <w:rsid w:val="00402085"/>
    <w:rsid w:val="00412692"/>
    <w:rsid w:val="00412C0E"/>
    <w:rsid w:val="004142EE"/>
    <w:rsid w:val="0041494B"/>
    <w:rsid w:val="00424896"/>
    <w:rsid w:val="00426883"/>
    <w:rsid w:val="004350B9"/>
    <w:rsid w:val="004369AA"/>
    <w:rsid w:val="00437BD9"/>
    <w:rsid w:val="00444139"/>
    <w:rsid w:val="00462A14"/>
    <w:rsid w:val="00463801"/>
    <w:rsid w:val="004A2490"/>
    <w:rsid w:val="004A32F3"/>
    <w:rsid w:val="004B54FE"/>
    <w:rsid w:val="004B7B66"/>
    <w:rsid w:val="004C1E8D"/>
    <w:rsid w:val="004D15C4"/>
    <w:rsid w:val="004E52BF"/>
    <w:rsid w:val="004E5430"/>
    <w:rsid w:val="004F181F"/>
    <w:rsid w:val="004F2E90"/>
    <w:rsid w:val="00502C70"/>
    <w:rsid w:val="005064E0"/>
    <w:rsid w:val="005200CC"/>
    <w:rsid w:val="005221CA"/>
    <w:rsid w:val="00524263"/>
    <w:rsid w:val="005247F8"/>
    <w:rsid w:val="0052541E"/>
    <w:rsid w:val="005303D3"/>
    <w:rsid w:val="00532BFF"/>
    <w:rsid w:val="00540A54"/>
    <w:rsid w:val="00542AFC"/>
    <w:rsid w:val="00543B27"/>
    <w:rsid w:val="00545DB0"/>
    <w:rsid w:val="0055150A"/>
    <w:rsid w:val="00556841"/>
    <w:rsid w:val="00556F14"/>
    <w:rsid w:val="0055742F"/>
    <w:rsid w:val="00561F4E"/>
    <w:rsid w:val="00582BC3"/>
    <w:rsid w:val="00586401"/>
    <w:rsid w:val="00591B1D"/>
    <w:rsid w:val="0059745E"/>
    <w:rsid w:val="005A0222"/>
    <w:rsid w:val="005A2086"/>
    <w:rsid w:val="005A54CC"/>
    <w:rsid w:val="005A7BA5"/>
    <w:rsid w:val="005C33F5"/>
    <w:rsid w:val="005C46B0"/>
    <w:rsid w:val="005D7FDA"/>
    <w:rsid w:val="005E3AD5"/>
    <w:rsid w:val="005E4CC8"/>
    <w:rsid w:val="005F0399"/>
    <w:rsid w:val="005F5DD6"/>
    <w:rsid w:val="0060249C"/>
    <w:rsid w:val="00604AA7"/>
    <w:rsid w:val="006053D3"/>
    <w:rsid w:val="00610086"/>
    <w:rsid w:val="0061168E"/>
    <w:rsid w:val="006135A2"/>
    <w:rsid w:val="00615399"/>
    <w:rsid w:val="0061738E"/>
    <w:rsid w:val="00634C76"/>
    <w:rsid w:val="006353A5"/>
    <w:rsid w:val="00635D98"/>
    <w:rsid w:val="006450C4"/>
    <w:rsid w:val="00646627"/>
    <w:rsid w:val="00657957"/>
    <w:rsid w:val="006649FA"/>
    <w:rsid w:val="00674993"/>
    <w:rsid w:val="00681CB7"/>
    <w:rsid w:val="006909F3"/>
    <w:rsid w:val="0069321C"/>
    <w:rsid w:val="006935AE"/>
    <w:rsid w:val="006A4DA7"/>
    <w:rsid w:val="006B0573"/>
    <w:rsid w:val="006B3C84"/>
    <w:rsid w:val="006B7903"/>
    <w:rsid w:val="006C4A65"/>
    <w:rsid w:val="006C53B7"/>
    <w:rsid w:val="006D0E72"/>
    <w:rsid w:val="006F6123"/>
    <w:rsid w:val="00700C92"/>
    <w:rsid w:val="0070288F"/>
    <w:rsid w:val="00703717"/>
    <w:rsid w:val="00713C24"/>
    <w:rsid w:val="00722CAF"/>
    <w:rsid w:val="007248CD"/>
    <w:rsid w:val="007313D0"/>
    <w:rsid w:val="00731E31"/>
    <w:rsid w:val="00737026"/>
    <w:rsid w:val="00747669"/>
    <w:rsid w:val="00747A1B"/>
    <w:rsid w:val="00750DFA"/>
    <w:rsid w:val="00751543"/>
    <w:rsid w:val="00761007"/>
    <w:rsid w:val="00772830"/>
    <w:rsid w:val="007748C1"/>
    <w:rsid w:val="00787B32"/>
    <w:rsid w:val="00796112"/>
    <w:rsid w:val="007970C0"/>
    <w:rsid w:val="007A0C29"/>
    <w:rsid w:val="007A55CB"/>
    <w:rsid w:val="007A67C2"/>
    <w:rsid w:val="007A6956"/>
    <w:rsid w:val="007B5CF4"/>
    <w:rsid w:val="007B73F9"/>
    <w:rsid w:val="007C7017"/>
    <w:rsid w:val="007D59DA"/>
    <w:rsid w:val="007E74A3"/>
    <w:rsid w:val="007F2494"/>
    <w:rsid w:val="007F476F"/>
    <w:rsid w:val="007F5939"/>
    <w:rsid w:val="007F5F40"/>
    <w:rsid w:val="00811052"/>
    <w:rsid w:val="00815CD3"/>
    <w:rsid w:val="00821DA3"/>
    <w:rsid w:val="00823FC1"/>
    <w:rsid w:val="00825152"/>
    <w:rsid w:val="0082768E"/>
    <w:rsid w:val="00832A57"/>
    <w:rsid w:val="00843660"/>
    <w:rsid w:val="008511A7"/>
    <w:rsid w:val="008528BB"/>
    <w:rsid w:val="008546C5"/>
    <w:rsid w:val="00855858"/>
    <w:rsid w:val="00864977"/>
    <w:rsid w:val="0086529B"/>
    <w:rsid w:val="008725C0"/>
    <w:rsid w:val="00892380"/>
    <w:rsid w:val="008961BA"/>
    <w:rsid w:val="00896396"/>
    <w:rsid w:val="008A0914"/>
    <w:rsid w:val="008A0D15"/>
    <w:rsid w:val="008A55F3"/>
    <w:rsid w:val="008B37EC"/>
    <w:rsid w:val="008C4DDB"/>
    <w:rsid w:val="008D0818"/>
    <w:rsid w:val="008D4718"/>
    <w:rsid w:val="008D6137"/>
    <w:rsid w:val="008D6E76"/>
    <w:rsid w:val="008E06BF"/>
    <w:rsid w:val="008F1ACB"/>
    <w:rsid w:val="008F5C3F"/>
    <w:rsid w:val="00910AEB"/>
    <w:rsid w:val="0091265A"/>
    <w:rsid w:val="00914968"/>
    <w:rsid w:val="009160A1"/>
    <w:rsid w:val="00924CCC"/>
    <w:rsid w:val="0092729F"/>
    <w:rsid w:val="00930D11"/>
    <w:rsid w:val="00932473"/>
    <w:rsid w:val="00934EDA"/>
    <w:rsid w:val="00936A40"/>
    <w:rsid w:val="009513ED"/>
    <w:rsid w:val="00951518"/>
    <w:rsid w:val="00964310"/>
    <w:rsid w:val="009702FA"/>
    <w:rsid w:val="009712CB"/>
    <w:rsid w:val="00971F1E"/>
    <w:rsid w:val="009773B8"/>
    <w:rsid w:val="0098767D"/>
    <w:rsid w:val="00996EB4"/>
    <w:rsid w:val="009A43A6"/>
    <w:rsid w:val="009B1FEE"/>
    <w:rsid w:val="009B3D2F"/>
    <w:rsid w:val="009C0851"/>
    <w:rsid w:val="009C0EFD"/>
    <w:rsid w:val="009C1DBB"/>
    <w:rsid w:val="009C7A6A"/>
    <w:rsid w:val="009E0454"/>
    <w:rsid w:val="009E3B4B"/>
    <w:rsid w:val="009E518C"/>
    <w:rsid w:val="009E6176"/>
    <w:rsid w:val="009E7DF1"/>
    <w:rsid w:val="009F41F5"/>
    <w:rsid w:val="009F54CC"/>
    <w:rsid w:val="009F7C55"/>
    <w:rsid w:val="00A03DFE"/>
    <w:rsid w:val="00A20CF1"/>
    <w:rsid w:val="00A370F5"/>
    <w:rsid w:val="00A37DBE"/>
    <w:rsid w:val="00A43132"/>
    <w:rsid w:val="00A507B1"/>
    <w:rsid w:val="00A56730"/>
    <w:rsid w:val="00A567DD"/>
    <w:rsid w:val="00A670AF"/>
    <w:rsid w:val="00A761CF"/>
    <w:rsid w:val="00A86B5A"/>
    <w:rsid w:val="00A92503"/>
    <w:rsid w:val="00A933FA"/>
    <w:rsid w:val="00A96CD4"/>
    <w:rsid w:val="00AA15F0"/>
    <w:rsid w:val="00AA1924"/>
    <w:rsid w:val="00AA7FF0"/>
    <w:rsid w:val="00AB45FB"/>
    <w:rsid w:val="00AB6786"/>
    <w:rsid w:val="00AC3B43"/>
    <w:rsid w:val="00AE082E"/>
    <w:rsid w:val="00AF3C19"/>
    <w:rsid w:val="00B14CA7"/>
    <w:rsid w:val="00B15274"/>
    <w:rsid w:val="00B215F0"/>
    <w:rsid w:val="00B22D33"/>
    <w:rsid w:val="00B234B2"/>
    <w:rsid w:val="00B30011"/>
    <w:rsid w:val="00B32804"/>
    <w:rsid w:val="00B32A10"/>
    <w:rsid w:val="00B34FBF"/>
    <w:rsid w:val="00B35AD7"/>
    <w:rsid w:val="00B365DE"/>
    <w:rsid w:val="00B6497C"/>
    <w:rsid w:val="00B65ED1"/>
    <w:rsid w:val="00B86B51"/>
    <w:rsid w:val="00BC61B3"/>
    <w:rsid w:val="00BC7038"/>
    <w:rsid w:val="00BC752C"/>
    <w:rsid w:val="00BD3AF7"/>
    <w:rsid w:val="00BD4CCC"/>
    <w:rsid w:val="00BE1EF9"/>
    <w:rsid w:val="00BE4F66"/>
    <w:rsid w:val="00BE4FE1"/>
    <w:rsid w:val="00BF7A08"/>
    <w:rsid w:val="00C02D41"/>
    <w:rsid w:val="00C05F7B"/>
    <w:rsid w:val="00C17ABF"/>
    <w:rsid w:val="00C212CA"/>
    <w:rsid w:val="00C22151"/>
    <w:rsid w:val="00C30AF5"/>
    <w:rsid w:val="00C30E8C"/>
    <w:rsid w:val="00C3371F"/>
    <w:rsid w:val="00C363DD"/>
    <w:rsid w:val="00C40371"/>
    <w:rsid w:val="00C44DF2"/>
    <w:rsid w:val="00C44FA4"/>
    <w:rsid w:val="00C57A52"/>
    <w:rsid w:val="00C61C1B"/>
    <w:rsid w:val="00C66020"/>
    <w:rsid w:val="00C72EC9"/>
    <w:rsid w:val="00C82B70"/>
    <w:rsid w:val="00C82F6A"/>
    <w:rsid w:val="00C93D1C"/>
    <w:rsid w:val="00CB03E9"/>
    <w:rsid w:val="00CB5060"/>
    <w:rsid w:val="00CC64EE"/>
    <w:rsid w:val="00CD12EA"/>
    <w:rsid w:val="00CD4BDE"/>
    <w:rsid w:val="00CF47F5"/>
    <w:rsid w:val="00D01DA2"/>
    <w:rsid w:val="00D059E4"/>
    <w:rsid w:val="00D06B2D"/>
    <w:rsid w:val="00D12AF9"/>
    <w:rsid w:val="00D14C8C"/>
    <w:rsid w:val="00D20A40"/>
    <w:rsid w:val="00D22717"/>
    <w:rsid w:val="00D22CFB"/>
    <w:rsid w:val="00D3158F"/>
    <w:rsid w:val="00D31CC3"/>
    <w:rsid w:val="00D40162"/>
    <w:rsid w:val="00D45E4E"/>
    <w:rsid w:val="00D47205"/>
    <w:rsid w:val="00D5268D"/>
    <w:rsid w:val="00D54D62"/>
    <w:rsid w:val="00D5649C"/>
    <w:rsid w:val="00D57A94"/>
    <w:rsid w:val="00D63455"/>
    <w:rsid w:val="00D743DB"/>
    <w:rsid w:val="00D812BC"/>
    <w:rsid w:val="00D815F7"/>
    <w:rsid w:val="00D84796"/>
    <w:rsid w:val="00D90369"/>
    <w:rsid w:val="00D92C1E"/>
    <w:rsid w:val="00D9664E"/>
    <w:rsid w:val="00DB284A"/>
    <w:rsid w:val="00DB34EE"/>
    <w:rsid w:val="00DB41F4"/>
    <w:rsid w:val="00DC71EA"/>
    <w:rsid w:val="00DC77D3"/>
    <w:rsid w:val="00DC7A6C"/>
    <w:rsid w:val="00DD057E"/>
    <w:rsid w:val="00DD2A3C"/>
    <w:rsid w:val="00DD6AC5"/>
    <w:rsid w:val="00DE73B1"/>
    <w:rsid w:val="00E024FD"/>
    <w:rsid w:val="00E02D83"/>
    <w:rsid w:val="00E130C5"/>
    <w:rsid w:val="00E20106"/>
    <w:rsid w:val="00E3111A"/>
    <w:rsid w:val="00E416EA"/>
    <w:rsid w:val="00E453C6"/>
    <w:rsid w:val="00E57BED"/>
    <w:rsid w:val="00E71077"/>
    <w:rsid w:val="00E729AD"/>
    <w:rsid w:val="00E734D4"/>
    <w:rsid w:val="00E7565B"/>
    <w:rsid w:val="00E77A20"/>
    <w:rsid w:val="00E83105"/>
    <w:rsid w:val="00E83109"/>
    <w:rsid w:val="00E91381"/>
    <w:rsid w:val="00E91E4B"/>
    <w:rsid w:val="00EA195E"/>
    <w:rsid w:val="00EB267E"/>
    <w:rsid w:val="00EB4DAF"/>
    <w:rsid w:val="00ED2630"/>
    <w:rsid w:val="00EF03A9"/>
    <w:rsid w:val="00F116F7"/>
    <w:rsid w:val="00F1790D"/>
    <w:rsid w:val="00F21211"/>
    <w:rsid w:val="00F24D01"/>
    <w:rsid w:val="00F25223"/>
    <w:rsid w:val="00F309B1"/>
    <w:rsid w:val="00F30B7C"/>
    <w:rsid w:val="00F315D1"/>
    <w:rsid w:val="00F326B0"/>
    <w:rsid w:val="00F32988"/>
    <w:rsid w:val="00F37BD0"/>
    <w:rsid w:val="00F402B3"/>
    <w:rsid w:val="00F520EC"/>
    <w:rsid w:val="00F57A35"/>
    <w:rsid w:val="00F6047D"/>
    <w:rsid w:val="00F664A2"/>
    <w:rsid w:val="00F72FAE"/>
    <w:rsid w:val="00F77D9E"/>
    <w:rsid w:val="00F812B0"/>
    <w:rsid w:val="00F8403B"/>
    <w:rsid w:val="00F876EE"/>
    <w:rsid w:val="00F91CAF"/>
    <w:rsid w:val="00F92BB2"/>
    <w:rsid w:val="00F94D0A"/>
    <w:rsid w:val="00F96C41"/>
    <w:rsid w:val="00FA134F"/>
    <w:rsid w:val="00FA2570"/>
    <w:rsid w:val="00FA33C0"/>
    <w:rsid w:val="00FA67FB"/>
    <w:rsid w:val="00FA684F"/>
    <w:rsid w:val="00FB1259"/>
    <w:rsid w:val="00FB2C8F"/>
    <w:rsid w:val="00FB2E77"/>
    <w:rsid w:val="00FB7C60"/>
    <w:rsid w:val="00FC7861"/>
    <w:rsid w:val="00FD39F5"/>
    <w:rsid w:val="00FD45B5"/>
    <w:rsid w:val="00FE21D3"/>
    <w:rsid w:val="00FE2DE6"/>
    <w:rsid w:val="00FE5690"/>
    <w:rsid w:val="00FF6853"/>
    <w:rsid w:val="01A3AE97"/>
    <w:rsid w:val="06F606FE"/>
    <w:rsid w:val="139F0568"/>
    <w:rsid w:val="1D284D70"/>
    <w:rsid w:val="1D9CA894"/>
    <w:rsid w:val="2E962026"/>
    <w:rsid w:val="3ADD969D"/>
    <w:rsid w:val="3BEF890F"/>
    <w:rsid w:val="4F3F3D1F"/>
    <w:rsid w:val="5854F3FF"/>
    <w:rsid w:val="5D62CD4E"/>
    <w:rsid w:val="667FECA9"/>
    <w:rsid w:val="76CC0BA8"/>
    <w:rsid w:val="7733DE7D"/>
    <w:rsid w:val="79A942B9"/>
    <w:rsid w:val="7D099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7337D"/>
  <w15:chartTrackingRefBased/>
  <w15:docId w15:val="{00ADDAEC-1378-47BF-A7A9-C2009FABB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000000" w:themeColor="text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6841"/>
    <w:pPr>
      <w:spacing w:before="100" w:beforeAutospacing="1" w:after="100" w:afterAutospacing="1"/>
    </w:pPr>
    <w:rPr>
      <w:rFonts w:ascii="Times New Roman" w:eastAsia="Times New Roman" w:hAnsi="Times New Roman" w:cs="Times New Roman"/>
      <w:b/>
      <w:bCs/>
      <w:color w:val="auto"/>
      <w:sz w:val="24"/>
      <w:szCs w:val="24"/>
    </w:rPr>
  </w:style>
  <w:style w:type="character" w:styleId="CommentReference">
    <w:name w:val="annotation reference"/>
    <w:basedOn w:val="DefaultParagraphFont"/>
    <w:uiPriority w:val="99"/>
    <w:semiHidden/>
    <w:unhideWhenUsed/>
    <w:rsid w:val="00E91E4B"/>
    <w:rPr>
      <w:sz w:val="16"/>
      <w:szCs w:val="16"/>
    </w:rPr>
  </w:style>
  <w:style w:type="paragraph" w:styleId="CommentText">
    <w:name w:val="annotation text"/>
    <w:basedOn w:val="Normal"/>
    <w:link w:val="CommentTextChar"/>
    <w:uiPriority w:val="99"/>
    <w:unhideWhenUsed/>
    <w:rsid w:val="00E91E4B"/>
    <w:rPr>
      <w:sz w:val="20"/>
      <w:szCs w:val="20"/>
    </w:rPr>
  </w:style>
  <w:style w:type="character" w:customStyle="1" w:styleId="CommentTextChar">
    <w:name w:val="Comment Text Char"/>
    <w:basedOn w:val="DefaultParagraphFont"/>
    <w:link w:val="CommentText"/>
    <w:uiPriority w:val="99"/>
    <w:rsid w:val="00E91E4B"/>
    <w:rPr>
      <w:sz w:val="20"/>
      <w:szCs w:val="20"/>
    </w:rPr>
  </w:style>
  <w:style w:type="paragraph" w:styleId="CommentSubject">
    <w:name w:val="annotation subject"/>
    <w:basedOn w:val="CommentText"/>
    <w:next w:val="CommentText"/>
    <w:link w:val="CommentSubjectChar"/>
    <w:uiPriority w:val="99"/>
    <w:semiHidden/>
    <w:unhideWhenUsed/>
    <w:rsid w:val="00E91E4B"/>
  </w:style>
  <w:style w:type="character" w:customStyle="1" w:styleId="CommentSubjectChar">
    <w:name w:val="Comment Subject Char"/>
    <w:basedOn w:val="CommentTextChar"/>
    <w:link w:val="CommentSubject"/>
    <w:uiPriority w:val="99"/>
    <w:semiHidden/>
    <w:rsid w:val="00E91E4B"/>
    <w:rPr>
      <w:sz w:val="20"/>
      <w:szCs w:val="20"/>
    </w:rPr>
  </w:style>
  <w:style w:type="character" w:styleId="Hyperlink">
    <w:name w:val="Hyperlink"/>
    <w:basedOn w:val="DefaultParagraphFont"/>
    <w:uiPriority w:val="99"/>
    <w:unhideWhenUsed/>
    <w:rsid w:val="004E52BF"/>
    <w:rPr>
      <w:color w:val="0563C1" w:themeColor="hyperlink"/>
      <w:u w:val="single"/>
    </w:rPr>
  </w:style>
  <w:style w:type="character" w:styleId="UnresolvedMention">
    <w:name w:val="Unresolved Mention"/>
    <w:basedOn w:val="DefaultParagraphFont"/>
    <w:uiPriority w:val="99"/>
    <w:rsid w:val="004E52BF"/>
    <w:rPr>
      <w:color w:val="605E5C"/>
      <w:shd w:val="clear" w:color="auto" w:fill="E1DFDD"/>
    </w:rPr>
  </w:style>
  <w:style w:type="paragraph" w:styleId="ListParagraph">
    <w:name w:val="List Paragraph"/>
    <w:basedOn w:val="Normal"/>
    <w:uiPriority w:val="34"/>
    <w:qFormat/>
    <w:rsid w:val="004E52BF"/>
    <w:pPr>
      <w:ind w:left="720"/>
      <w:contextualSpacing/>
    </w:pPr>
  </w:style>
  <w:style w:type="character" w:styleId="FollowedHyperlink">
    <w:name w:val="FollowedHyperlink"/>
    <w:basedOn w:val="DefaultParagraphFont"/>
    <w:uiPriority w:val="99"/>
    <w:semiHidden/>
    <w:unhideWhenUsed/>
    <w:rsid w:val="000A66CE"/>
    <w:rPr>
      <w:color w:val="954F72" w:themeColor="followedHyperlink"/>
      <w:u w:val="single"/>
    </w:rPr>
  </w:style>
  <w:style w:type="paragraph" w:styleId="Revision">
    <w:name w:val="Revision"/>
    <w:hidden/>
    <w:uiPriority w:val="99"/>
    <w:semiHidden/>
    <w:rsid w:val="006A4DA7"/>
  </w:style>
  <w:style w:type="paragraph" w:customStyle="1" w:styleId="xmsonormal">
    <w:name w:val="x_msonormal"/>
    <w:basedOn w:val="Normal"/>
    <w:rsid w:val="00681CB7"/>
    <w:rPr>
      <w:rFonts w:ascii="Calibri" w:hAnsi="Calibri" w:cs="Calibr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34651">
      <w:bodyDiv w:val="1"/>
      <w:marLeft w:val="0"/>
      <w:marRight w:val="0"/>
      <w:marTop w:val="0"/>
      <w:marBottom w:val="0"/>
      <w:divBdr>
        <w:top w:val="none" w:sz="0" w:space="0" w:color="auto"/>
        <w:left w:val="none" w:sz="0" w:space="0" w:color="auto"/>
        <w:bottom w:val="none" w:sz="0" w:space="0" w:color="auto"/>
        <w:right w:val="none" w:sz="0" w:space="0" w:color="auto"/>
      </w:divBdr>
    </w:div>
    <w:div w:id="294868313">
      <w:bodyDiv w:val="1"/>
      <w:marLeft w:val="0"/>
      <w:marRight w:val="0"/>
      <w:marTop w:val="0"/>
      <w:marBottom w:val="0"/>
      <w:divBdr>
        <w:top w:val="none" w:sz="0" w:space="0" w:color="auto"/>
        <w:left w:val="none" w:sz="0" w:space="0" w:color="auto"/>
        <w:bottom w:val="none" w:sz="0" w:space="0" w:color="auto"/>
        <w:right w:val="none" w:sz="0" w:space="0" w:color="auto"/>
      </w:divBdr>
    </w:div>
    <w:div w:id="509026669">
      <w:bodyDiv w:val="1"/>
      <w:marLeft w:val="0"/>
      <w:marRight w:val="0"/>
      <w:marTop w:val="0"/>
      <w:marBottom w:val="0"/>
      <w:divBdr>
        <w:top w:val="none" w:sz="0" w:space="0" w:color="auto"/>
        <w:left w:val="none" w:sz="0" w:space="0" w:color="auto"/>
        <w:bottom w:val="none" w:sz="0" w:space="0" w:color="auto"/>
        <w:right w:val="none" w:sz="0" w:space="0" w:color="auto"/>
      </w:divBdr>
    </w:div>
    <w:div w:id="943725981">
      <w:bodyDiv w:val="1"/>
      <w:marLeft w:val="0"/>
      <w:marRight w:val="0"/>
      <w:marTop w:val="0"/>
      <w:marBottom w:val="0"/>
      <w:divBdr>
        <w:top w:val="none" w:sz="0" w:space="0" w:color="auto"/>
        <w:left w:val="none" w:sz="0" w:space="0" w:color="auto"/>
        <w:bottom w:val="none" w:sz="0" w:space="0" w:color="auto"/>
        <w:right w:val="none" w:sz="0" w:space="0" w:color="auto"/>
      </w:divBdr>
    </w:div>
    <w:div w:id="1001662251">
      <w:bodyDiv w:val="1"/>
      <w:marLeft w:val="0"/>
      <w:marRight w:val="0"/>
      <w:marTop w:val="0"/>
      <w:marBottom w:val="0"/>
      <w:divBdr>
        <w:top w:val="none" w:sz="0" w:space="0" w:color="auto"/>
        <w:left w:val="none" w:sz="0" w:space="0" w:color="auto"/>
        <w:bottom w:val="none" w:sz="0" w:space="0" w:color="auto"/>
        <w:right w:val="none" w:sz="0" w:space="0" w:color="auto"/>
      </w:divBdr>
    </w:div>
    <w:div w:id="1064597390">
      <w:bodyDiv w:val="1"/>
      <w:marLeft w:val="0"/>
      <w:marRight w:val="0"/>
      <w:marTop w:val="0"/>
      <w:marBottom w:val="0"/>
      <w:divBdr>
        <w:top w:val="none" w:sz="0" w:space="0" w:color="auto"/>
        <w:left w:val="none" w:sz="0" w:space="0" w:color="auto"/>
        <w:bottom w:val="none" w:sz="0" w:space="0" w:color="auto"/>
        <w:right w:val="none" w:sz="0" w:space="0" w:color="auto"/>
      </w:divBdr>
    </w:div>
    <w:div w:id="1238134127">
      <w:bodyDiv w:val="1"/>
      <w:marLeft w:val="0"/>
      <w:marRight w:val="0"/>
      <w:marTop w:val="0"/>
      <w:marBottom w:val="0"/>
      <w:divBdr>
        <w:top w:val="none" w:sz="0" w:space="0" w:color="auto"/>
        <w:left w:val="none" w:sz="0" w:space="0" w:color="auto"/>
        <w:bottom w:val="none" w:sz="0" w:space="0" w:color="auto"/>
        <w:right w:val="none" w:sz="0" w:space="0" w:color="auto"/>
      </w:divBdr>
      <w:divsChild>
        <w:div w:id="129322054">
          <w:marLeft w:val="2160"/>
          <w:marRight w:val="0"/>
          <w:marTop w:val="0"/>
          <w:marBottom w:val="0"/>
          <w:divBdr>
            <w:top w:val="none" w:sz="0" w:space="0" w:color="auto"/>
            <w:left w:val="none" w:sz="0" w:space="0" w:color="auto"/>
            <w:bottom w:val="none" w:sz="0" w:space="0" w:color="auto"/>
            <w:right w:val="none" w:sz="0" w:space="0" w:color="auto"/>
          </w:divBdr>
        </w:div>
        <w:div w:id="195697454">
          <w:marLeft w:val="2160"/>
          <w:marRight w:val="0"/>
          <w:marTop w:val="0"/>
          <w:marBottom w:val="0"/>
          <w:divBdr>
            <w:top w:val="none" w:sz="0" w:space="0" w:color="auto"/>
            <w:left w:val="none" w:sz="0" w:space="0" w:color="auto"/>
            <w:bottom w:val="none" w:sz="0" w:space="0" w:color="auto"/>
            <w:right w:val="none" w:sz="0" w:space="0" w:color="auto"/>
          </w:divBdr>
        </w:div>
        <w:div w:id="282464784">
          <w:marLeft w:val="1440"/>
          <w:marRight w:val="0"/>
          <w:marTop w:val="0"/>
          <w:marBottom w:val="0"/>
          <w:divBdr>
            <w:top w:val="none" w:sz="0" w:space="0" w:color="auto"/>
            <w:left w:val="none" w:sz="0" w:space="0" w:color="auto"/>
            <w:bottom w:val="none" w:sz="0" w:space="0" w:color="auto"/>
            <w:right w:val="none" w:sz="0" w:space="0" w:color="auto"/>
          </w:divBdr>
        </w:div>
        <w:div w:id="488064271">
          <w:marLeft w:val="2160"/>
          <w:marRight w:val="0"/>
          <w:marTop w:val="0"/>
          <w:marBottom w:val="0"/>
          <w:divBdr>
            <w:top w:val="none" w:sz="0" w:space="0" w:color="auto"/>
            <w:left w:val="none" w:sz="0" w:space="0" w:color="auto"/>
            <w:bottom w:val="none" w:sz="0" w:space="0" w:color="auto"/>
            <w:right w:val="none" w:sz="0" w:space="0" w:color="auto"/>
          </w:divBdr>
        </w:div>
        <w:div w:id="694041169">
          <w:marLeft w:val="2160"/>
          <w:marRight w:val="0"/>
          <w:marTop w:val="0"/>
          <w:marBottom w:val="0"/>
          <w:divBdr>
            <w:top w:val="none" w:sz="0" w:space="0" w:color="auto"/>
            <w:left w:val="none" w:sz="0" w:space="0" w:color="auto"/>
            <w:bottom w:val="none" w:sz="0" w:space="0" w:color="auto"/>
            <w:right w:val="none" w:sz="0" w:space="0" w:color="auto"/>
          </w:divBdr>
        </w:div>
        <w:div w:id="731924171">
          <w:marLeft w:val="2160"/>
          <w:marRight w:val="0"/>
          <w:marTop w:val="0"/>
          <w:marBottom w:val="0"/>
          <w:divBdr>
            <w:top w:val="none" w:sz="0" w:space="0" w:color="auto"/>
            <w:left w:val="none" w:sz="0" w:space="0" w:color="auto"/>
            <w:bottom w:val="none" w:sz="0" w:space="0" w:color="auto"/>
            <w:right w:val="none" w:sz="0" w:space="0" w:color="auto"/>
          </w:divBdr>
        </w:div>
        <w:div w:id="759326555">
          <w:marLeft w:val="1440"/>
          <w:marRight w:val="0"/>
          <w:marTop w:val="0"/>
          <w:marBottom w:val="0"/>
          <w:divBdr>
            <w:top w:val="none" w:sz="0" w:space="0" w:color="auto"/>
            <w:left w:val="none" w:sz="0" w:space="0" w:color="auto"/>
            <w:bottom w:val="none" w:sz="0" w:space="0" w:color="auto"/>
            <w:right w:val="none" w:sz="0" w:space="0" w:color="auto"/>
          </w:divBdr>
        </w:div>
        <w:div w:id="839976198">
          <w:marLeft w:val="2160"/>
          <w:marRight w:val="0"/>
          <w:marTop w:val="0"/>
          <w:marBottom w:val="0"/>
          <w:divBdr>
            <w:top w:val="none" w:sz="0" w:space="0" w:color="auto"/>
            <w:left w:val="none" w:sz="0" w:space="0" w:color="auto"/>
            <w:bottom w:val="none" w:sz="0" w:space="0" w:color="auto"/>
            <w:right w:val="none" w:sz="0" w:space="0" w:color="auto"/>
          </w:divBdr>
        </w:div>
        <w:div w:id="1215004517">
          <w:marLeft w:val="2160"/>
          <w:marRight w:val="0"/>
          <w:marTop w:val="0"/>
          <w:marBottom w:val="0"/>
          <w:divBdr>
            <w:top w:val="none" w:sz="0" w:space="0" w:color="auto"/>
            <w:left w:val="none" w:sz="0" w:space="0" w:color="auto"/>
            <w:bottom w:val="none" w:sz="0" w:space="0" w:color="auto"/>
            <w:right w:val="none" w:sz="0" w:space="0" w:color="auto"/>
          </w:divBdr>
        </w:div>
        <w:div w:id="1247228269">
          <w:marLeft w:val="1440"/>
          <w:marRight w:val="0"/>
          <w:marTop w:val="0"/>
          <w:marBottom w:val="0"/>
          <w:divBdr>
            <w:top w:val="none" w:sz="0" w:space="0" w:color="auto"/>
            <w:left w:val="none" w:sz="0" w:space="0" w:color="auto"/>
            <w:bottom w:val="none" w:sz="0" w:space="0" w:color="auto"/>
            <w:right w:val="none" w:sz="0" w:space="0" w:color="auto"/>
          </w:divBdr>
        </w:div>
        <w:div w:id="1288047269">
          <w:marLeft w:val="2160"/>
          <w:marRight w:val="0"/>
          <w:marTop w:val="0"/>
          <w:marBottom w:val="0"/>
          <w:divBdr>
            <w:top w:val="none" w:sz="0" w:space="0" w:color="auto"/>
            <w:left w:val="none" w:sz="0" w:space="0" w:color="auto"/>
            <w:bottom w:val="none" w:sz="0" w:space="0" w:color="auto"/>
            <w:right w:val="none" w:sz="0" w:space="0" w:color="auto"/>
          </w:divBdr>
        </w:div>
        <w:div w:id="1296909028">
          <w:marLeft w:val="2160"/>
          <w:marRight w:val="0"/>
          <w:marTop w:val="0"/>
          <w:marBottom w:val="0"/>
          <w:divBdr>
            <w:top w:val="none" w:sz="0" w:space="0" w:color="auto"/>
            <w:left w:val="none" w:sz="0" w:space="0" w:color="auto"/>
            <w:bottom w:val="none" w:sz="0" w:space="0" w:color="auto"/>
            <w:right w:val="none" w:sz="0" w:space="0" w:color="auto"/>
          </w:divBdr>
        </w:div>
        <w:div w:id="1566137437">
          <w:marLeft w:val="720"/>
          <w:marRight w:val="0"/>
          <w:marTop w:val="0"/>
          <w:marBottom w:val="0"/>
          <w:divBdr>
            <w:top w:val="none" w:sz="0" w:space="0" w:color="auto"/>
            <w:left w:val="none" w:sz="0" w:space="0" w:color="auto"/>
            <w:bottom w:val="none" w:sz="0" w:space="0" w:color="auto"/>
            <w:right w:val="none" w:sz="0" w:space="0" w:color="auto"/>
          </w:divBdr>
        </w:div>
        <w:div w:id="1622033968">
          <w:marLeft w:val="1440"/>
          <w:marRight w:val="0"/>
          <w:marTop w:val="0"/>
          <w:marBottom w:val="0"/>
          <w:divBdr>
            <w:top w:val="none" w:sz="0" w:space="0" w:color="auto"/>
            <w:left w:val="none" w:sz="0" w:space="0" w:color="auto"/>
            <w:bottom w:val="none" w:sz="0" w:space="0" w:color="auto"/>
            <w:right w:val="none" w:sz="0" w:space="0" w:color="auto"/>
          </w:divBdr>
        </w:div>
        <w:div w:id="1651056513">
          <w:marLeft w:val="720"/>
          <w:marRight w:val="0"/>
          <w:marTop w:val="0"/>
          <w:marBottom w:val="0"/>
          <w:divBdr>
            <w:top w:val="none" w:sz="0" w:space="0" w:color="auto"/>
            <w:left w:val="none" w:sz="0" w:space="0" w:color="auto"/>
            <w:bottom w:val="none" w:sz="0" w:space="0" w:color="auto"/>
            <w:right w:val="none" w:sz="0" w:space="0" w:color="auto"/>
          </w:divBdr>
        </w:div>
        <w:div w:id="1679431094">
          <w:marLeft w:val="1440"/>
          <w:marRight w:val="0"/>
          <w:marTop w:val="0"/>
          <w:marBottom w:val="0"/>
          <w:divBdr>
            <w:top w:val="none" w:sz="0" w:space="0" w:color="auto"/>
            <w:left w:val="none" w:sz="0" w:space="0" w:color="auto"/>
            <w:bottom w:val="none" w:sz="0" w:space="0" w:color="auto"/>
            <w:right w:val="none" w:sz="0" w:space="0" w:color="auto"/>
          </w:divBdr>
        </w:div>
        <w:div w:id="1768426721">
          <w:marLeft w:val="2160"/>
          <w:marRight w:val="0"/>
          <w:marTop w:val="0"/>
          <w:marBottom w:val="0"/>
          <w:divBdr>
            <w:top w:val="none" w:sz="0" w:space="0" w:color="auto"/>
            <w:left w:val="none" w:sz="0" w:space="0" w:color="auto"/>
            <w:bottom w:val="none" w:sz="0" w:space="0" w:color="auto"/>
            <w:right w:val="none" w:sz="0" w:space="0" w:color="auto"/>
          </w:divBdr>
        </w:div>
        <w:div w:id="1794834526">
          <w:marLeft w:val="1440"/>
          <w:marRight w:val="0"/>
          <w:marTop w:val="0"/>
          <w:marBottom w:val="0"/>
          <w:divBdr>
            <w:top w:val="none" w:sz="0" w:space="0" w:color="auto"/>
            <w:left w:val="none" w:sz="0" w:space="0" w:color="auto"/>
            <w:bottom w:val="none" w:sz="0" w:space="0" w:color="auto"/>
            <w:right w:val="none" w:sz="0" w:space="0" w:color="auto"/>
          </w:divBdr>
        </w:div>
        <w:div w:id="1798984021">
          <w:marLeft w:val="720"/>
          <w:marRight w:val="0"/>
          <w:marTop w:val="0"/>
          <w:marBottom w:val="0"/>
          <w:divBdr>
            <w:top w:val="none" w:sz="0" w:space="0" w:color="auto"/>
            <w:left w:val="none" w:sz="0" w:space="0" w:color="auto"/>
            <w:bottom w:val="none" w:sz="0" w:space="0" w:color="auto"/>
            <w:right w:val="none" w:sz="0" w:space="0" w:color="auto"/>
          </w:divBdr>
        </w:div>
        <w:div w:id="1887371437">
          <w:marLeft w:val="2160"/>
          <w:marRight w:val="0"/>
          <w:marTop w:val="0"/>
          <w:marBottom w:val="0"/>
          <w:divBdr>
            <w:top w:val="none" w:sz="0" w:space="0" w:color="auto"/>
            <w:left w:val="none" w:sz="0" w:space="0" w:color="auto"/>
            <w:bottom w:val="none" w:sz="0" w:space="0" w:color="auto"/>
            <w:right w:val="none" w:sz="0" w:space="0" w:color="auto"/>
          </w:divBdr>
        </w:div>
        <w:div w:id="1950434069">
          <w:marLeft w:val="720"/>
          <w:marRight w:val="0"/>
          <w:marTop w:val="0"/>
          <w:marBottom w:val="0"/>
          <w:divBdr>
            <w:top w:val="none" w:sz="0" w:space="0" w:color="auto"/>
            <w:left w:val="none" w:sz="0" w:space="0" w:color="auto"/>
            <w:bottom w:val="none" w:sz="0" w:space="0" w:color="auto"/>
            <w:right w:val="none" w:sz="0" w:space="0" w:color="auto"/>
          </w:divBdr>
        </w:div>
        <w:div w:id="2039889626">
          <w:marLeft w:val="1440"/>
          <w:marRight w:val="0"/>
          <w:marTop w:val="0"/>
          <w:marBottom w:val="0"/>
          <w:divBdr>
            <w:top w:val="none" w:sz="0" w:space="0" w:color="auto"/>
            <w:left w:val="none" w:sz="0" w:space="0" w:color="auto"/>
            <w:bottom w:val="none" w:sz="0" w:space="0" w:color="auto"/>
            <w:right w:val="none" w:sz="0" w:space="0" w:color="auto"/>
          </w:divBdr>
        </w:div>
        <w:div w:id="2076660755">
          <w:marLeft w:val="1440"/>
          <w:marRight w:val="0"/>
          <w:marTop w:val="0"/>
          <w:marBottom w:val="0"/>
          <w:divBdr>
            <w:top w:val="none" w:sz="0" w:space="0" w:color="auto"/>
            <w:left w:val="none" w:sz="0" w:space="0" w:color="auto"/>
            <w:bottom w:val="none" w:sz="0" w:space="0" w:color="auto"/>
            <w:right w:val="none" w:sz="0" w:space="0" w:color="auto"/>
          </w:divBdr>
        </w:div>
      </w:divsChild>
    </w:div>
    <w:div w:id="1517575659">
      <w:bodyDiv w:val="1"/>
      <w:marLeft w:val="0"/>
      <w:marRight w:val="0"/>
      <w:marTop w:val="0"/>
      <w:marBottom w:val="0"/>
      <w:divBdr>
        <w:top w:val="none" w:sz="0" w:space="0" w:color="auto"/>
        <w:left w:val="none" w:sz="0" w:space="0" w:color="auto"/>
        <w:bottom w:val="none" w:sz="0" w:space="0" w:color="auto"/>
        <w:right w:val="none" w:sz="0" w:space="0" w:color="auto"/>
      </w:divBdr>
    </w:div>
    <w:div w:id="1635214784">
      <w:bodyDiv w:val="1"/>
      <w:marLeft w:val="0"/>
      <w:marRight w:val="0"/>
      <w:marTop w:val="0"/>
      <w:marBottom w:val="0"/>
      <w:divBdr>
        <w:top w:val="none" w:sz="0" w:space="0" w:color="auto"/>
        <w:left w:val="none" w:sz="0" w:space="0" w:color="auto"/>
        <w:bottom w:val="none" w:sz="0" w:space="0" w:color="auto"/>
        <w:right w:val="none" w:sz="0" w:space="0" w:color="auto"/>
      </w:divBdr>
    </w:div>
    <w:div w:id="1643727082">
      <w:bodyDiv w:val="1"/>
      <w:marLeft w:val="0"/>
      <w:marRight w:val="0"/>
      <w:marTop w:val="0"/>
      <w:marBottom w:val="0"/>
      <w:divBdr>
        <w:top w:val="none" w:sz="0" w:space="0" w:color="auto"/>
        <w:left w:val="none" w:sz="0" w:space="0" w:color="auto"/>
        <w:bottom w:val="none" w:sz="0" w:space="0" w:color="auto"/>
        <w:right w:val="none" w:sz="0" w:space="0" w:color="auto"/>
      </w:divBdr>
    </w:div>
    <w:div w:id="1729185507">
      <w:bodyDiv w:val="1"/>
      <w:marLeft w:val="0"/>
      <w:marRight w:val="0"/>
      <w:marTop w:val="0"/>
      <w:marBottom w:val="0"/>
      <w:divBdr>
        <w:top w:val="none" w:sz="0" w:space="0" w:color="auto"/>
        <w:left w:val="none" w:sz="0" w:space="0" w:color="auto"/>
        <w:bottom w:val="none" w:sz="0" w:space="0" w:color="auto"/>
        <w:right w:val="none" w:sz="0" w:space="0" w:color="auto"/>
      </w:divBdr>
    </w:div>
    <w:div w:id="1800033874">
      <w:bodyDiv w:val="1"/>
      <w:marLeft w:val="0"/>
      <w:marRight w:val="0"/>
      <w:marTop w:val="0"/>
      <w:marBottom w:val="0"/>
      <w:divBdr>
        <w:top w:val="none" w:sz="0" w:space="0" w:color="auto"/>
        <w:left w:val="none" w:sz="0" w:space="0" w:color="auto"/>
        <w:bottom w:val="none" w:sz="0" w:space="0" w:color="auto"/>
        <w:right w:val="none" w:sz="0" w:space="0" w:color="auto"/>
      </w:divBdr>
    </w:div>
    <w:div w:id="212587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3313413" TargetMode="External"/><Relationship Id="rId13" Type="http://schemas.openxmlformats.org/officeDocument/2006/relationships/hyperlink" Target="http://mgaleg.maryland.gov/cmte_testimony/2021/ehe/1Rtt4yFT1KH4MC-kB0mw492tuipgeujQ7.pdf" TargetMode="External"/><Relationship Id="rId18" Type="http://schemas.microsoft.com/office/2018/08/relationships/commentsExtensible" Target="commentsExtensible.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papers.ssrn.com/sol3/papers.cfm?abstract_id=3502638" TargetMode="External"/><Relationship Id="rId7" Type="http://schemas.openxmlformats.org/officeDocument/2006/relationships/hyperlink" Target="https://papers.ssrn.com/sol3/papers.cfm?abstract_id=3313413" TargetMode="External"/><Relationship Id="rId12" Type="http://schemas.openxmlformats.org/officeDocument/2006/relationships/hyperlink" Target="https://dc.granicus.com/MediaPlayer.php?view_id=2&amp;clip_id=5938" TargetMode="External"/><Relationship Id="rId17" Type="http://schemas.microsoft.com/office/2016/09/relationships/commentsIds" Target="commentsIds.xml"/><Relationship Id="rId25" Type="http://schemas.openxmlformats.org/officeDocument/2006/relationships/fontTable" Target="fontTable.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yperlink" Target="https://cdn.shopify.com/s/files/1/0795/1599/files/State-of-the-Period-white-paper_Thinx_PERIOD.pdf?455788" TargetMode="External"/><Relationship Id="rId1" Type="http://schemas.openxmlformats.org/officeDocument/2006/relationships/customXml" Target="../customXml/item1.xml"/><Relationship Id="rId6" Type="http://schemas.openxmlformats.org/officeDocument/2006/relationships/hyperlink" Target="https://papers.ssrn.com/sol3/papers.cfm?abstract_id=3502638" TargetMode="External"/><Relationship Id="rId11" Type="http://schemas.openxmlformats.org/officeDocument/2006/relationships/hyperlink" Target="https://papers.ssrn.com/sol3/papers.cfm?abstract_id=3502638" TargetMode="External"/><Relationship Id="rId24" Type="http://schemas.openxmlformats.org/officeDocument/2006/relationships/hyperlink" Target="https://www.justice.gov/crt/title-ix-education-amendments-1972" TargetMode="Externa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hyperlink" Target="https://dc.granicus.com/MediaPlayer.php?view_id=2&amp;clip_id=5938" TargetMode="External"/><Relationship Id="rId10" Type="http://schemas.openxmlformats.org/officeDocument/2006/relationships/hyperlink" Target="https://bmcwomenshealth.biomedcentral.com/articles/10.1186/s12905-020-01149-5" TargetMode="External"/><Relationship Id="rId19" Type="http://schemas.openxmlformats.org/officeDocument/2006/relationships/hyperlink" Target="https://papers.ssrn.com/sol3/papers.cfm?abstract_id=3502638" TargetMode="External"/><Relationship Id="rId4" Type="http://schemas.openxmlformats.org/officeDocument/2006/relationships/settings" Target="settings.xml"/><Relationship Id="rId9" Type="http://schemas.openxmlformats.org/officeDocument/2006/relationships/hyperlink" Target="https://papers.ssrn.com/sol3/papers.cfm?abstract_id=3313413" TargetMode="External"/><Relationship Id="rId14" Type="http://schemas.openxmlformats.org/officeDocument/2006/relationships/hyperlink" Target="https://lims.dccouncil.us/Legislation/B24-0158" TargetMode="External"/><Relationship Id="rId22" Type="http://schemas.openxmlformats.org/officeDocument/2006/relationships/hyperlink" Target="https://papers.ssrn.com/sol3/papers.cfm?abstract_id=3502638"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EA9A9-1629-43F0-BFF5-496451FF0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7610</CharactersWithSpaces>
  <SharedDoc>false</SharedDoc>
  <HLinks>
    <vt:vector size="102" baseType="variant">
      <vt:variant>
        <vt:i4>6815798</vt:i4>
      </vt:variant>
      <vt:variant>
        <vt:i4>48</vt:i4>
      </vt:variant>
      <vt:variant>
        <vt:i4>0</vt:i4>
      </vt:variant>
      <vt:variant>
        <vt:i4>5</vt:i4>
      </vt:variant>
      <vt:variant>
        <vt:lpwstr>https://www.justice.gov/crt/title-ix-education-amendments-1972</vt:lpwstr>
      </vt:variant>
      <vt:variant>
        <vt:lpwstr/>
      </vt:variant>
      <vt:variant>
        <vt:i4>2228266</vt:i4>
      </vt:variant>
      <vt:variant>
        <vt:i4>45</vt:i4>
      </vt:variant>
      <vt:variant>
        <vt:i4>0</vt:i4>
      </vt:variant>
      <vt:variant>
        <vt:i4>5</vt:i4>
      </vt:variant>
      <vt:variant>
        <vt:lpwstr>https://dc.granicus.com/MediaPlayer.php?view_id=2&amp;clip_id=5938</vt:lpwstr>
      </vt:variant>
      <vt:variant>
        <vt:lpwstr/>
      </vt:variant>
      <vt:variant>
        <vt:i4>3342411</vt:i4>
      </vt:variant>
      <vt:variant>
        <vt:i4>42</vt:i4>
      </vt:variant>
      <vt:variant>
        <vt:i4>0</vt:i4>
      </vt:variant>
      <vt:variant>
        <vt:i4>5</vt:i4>
      </vt:variant>
      <vt:variant>
        <vt:lpwstr>https://papers.ssrn.com/sol3/papers.cfm?abstract_id=3502638</vt:lpwstr>
      </vt:variant>
      <vt:variant>
        <vt:lpwstr/>
      </vt:variant>
      <vt:variant>
        <vt:i4>3342411</vt:i4>
      </vt:variant>
      <vt:variant>
        <vt:i4>39</vt:i4>
      </vt:variant>
      <vt:variant>
        <vt:i4>0</vt:i4>
      </vt:variant>
      <vt:variant>
        <vt:i4>5</vt:i4>
      </vt:variant>
      <vt:variant>
        <vt:lpwstr>https://papers.ssrn.com/sol3/papers.cfm?abstract_id=3502638</vt:lpwstr>
      </vt:variant>
      <vt:variant>
        <vt:lpwstr/>
      </vt:variant>
      <vt:variant>
        <vt:i4>73</vt:i4>
      </vt:variant>
      <vt:variant>
        <vt:i4>36</vt:i4>
      </vt:variant>
      <vt:variant>
        <vt:i4>0</vt:i4>
      </vt:variant>
      <vt:variant>
        <vt:i4>5</vt:i4>
      </vt:variant>
      <vt:variant>
        <vt:lpwstr>https://cdn.shopify.com/s/files/1/0795/1599/files/State-of-the-Period-white-paper_Thinx_PERIOD.pdf?455788</vt:lpwstr>
      </vt:variant>
      <vt:variant>
        <vt:lpwstr/>
      </vt:variant>
      <vt:variant>
        <vt:i4>3342411</vt:i4>
      </vt:variant>
      <vt:variant>
        <vt:i4>33</vt:i4>
      </vt:variant>
      <vt:variant>
        <vt:i4>0</vt:i4>
      </vt:variant>
      <vt:variant>
        <vt:i4>5</vt:i4>
      </vt:variant>
      <vt:variant>
        <vt:lpwstr>https://papers.ssrn.com/sol3/papers.cfm?abstract_id=3502638</vt:lpwstr>
      </vt:variant>
      <vt:variant>
        <vt:lpwstr/>
      </vt:variant>
      <vt:variant>
        <vt:i4>6357034</vt:i4>
      </vt:variant>
      <vt:variant>
        <vt:i4>30</vt:i4>
      </vt:variant>
      <vt:variant>
        <vt:i4>0</vt:i4>
      </vt:variant>
      <vt:variant>
        <vt:i4>5</vt:i4>
      </vt:variant>
      <vt:variant>
        <vt:lpwstr>http://mgaleg.maryland.gov/mgawebsite/Legislation/Details/HB0205?ys=2021RS</vt:lpwstr>
      </vt:variant>
      <vt:variant>
        <vt:lpwstr/>
      </vt:variant>
      <vt:variant>
        <vt:i4>6619187</vt:i4>
      </vt:variant>
      <vt:variant>
        <vt:i4>27</vt:i4>
      </vt:variant>
      <vt:variant>
        <vt:i4>0</vt:i4>
      </vt:variant>
      <vt:variant>
        <vt:i4>5</vt:i4>
      </vt:variant>
      <vt:variant>
        <vt:lpwstr>http://mgaleg.maryland.gov/mgawebsite/Legislation/Details/SB0427?ys=2021RS</vt:lpwstr>
      </vt:variant>
      <vt:variant>
        <vt:lpwstr/>
      </vt:variant>
      <vt:variant>
        <vt:i4>7209076</vt:i4>
      </vt:variant>
      <vt:variant>
        <vt:i4>24</vt:i4>
      </vt:variant>
      <vt:variant>
        <vt:i4>0</vt:i4>
      </vt:variant>
      <vt:variant>
        <vt:i4>5</vt:i4>
      </vt:variant>
      <vt:variant>
        <vt:lpwstr>https://lims.dccouncil.us/Legislation/B24-0158</vt:lpwstr>
      </vt:variant>
      <vt:variant>
        <vt:lpwstr/>
      </vt:variant>
      <vt:variant>
        <vt:i4>3670040</vt:i4>
      </vt:variant>
      <vt:variant>
        <vt:i4>21</vt:i4>
      </vt:variant>
      <vt:variant>
        <vt:i4>0</vt:i4>
      </vt:variant>
      <vt:variant>
        <vt:i4>5</vt:i4>
      </vt:variant>
      <vt:variant>
        <vt:lpwstr>http://mgaleg.maryland.gov/cmte_testimony/2021/ehe/1Rtt4yFT1KH4MC-kB0mw492tuipgeujQ7.pdf</vt:lpwstr>
      </vt:variant>
      <vt:variant>
        <vt:lpwstr/>
      </vt:variant>
      <vt:variant>
        <vt:i4>2228266</vt:i4>
      </vt:variant>
      <vt:variant>
        <vt:i4>18</vt:i4>
      </vt:variant>
      <vt:variant>
        <vt:i4>0</vt:i4>
      </vt:variant>
      <vt:variant>
        <vt:i4>5</vt:i4>
      </vt:variant>
      <vt:variant>
        <vt:lpwstr>https://dc.granicus.com/MediaPlayer.php?view_id=2&amp;clip_id=5938</vt:lpwstr>
      </vt:variant>
      <vt:variant>
        <vt:lpwstr/>
      </vt:variant>
      <vt:variant>
        <vt:i4>3342411</vt:i4>
      </vt:variant>
      <vt:variant>
        <vt:i4>15</vt:i4>
      </vt:variant>
      <vt:variant>
        <vt:i4>0</vt:i4>
      </vt:variant>
      <vt:variant>
        <vt:i4>5</vt:i4>
      </vt:variant>
      <vt:variant>
        <vt:lpwstr>https://papers.ssrn.com/sol3/papers.cfm?abstract_id=3502638</vt:lpwstr>
      </vt:variant>
      <vt:variant>
        <vt:lpwstr/>
      </vt:variant>
      <vt:variant>
        <vt:i4>5373955</vt:i4>
      </vt:variant>
      <vt:variant>
        <vt:i4>12</vt:i4>
      </vt:variant>
      <vt:variant>
        <vt:i4>0</vt:i4>
      </vt:variant>
      <vt:variant>
        <vt:i4>5</vt:i4>
      </vt:variant>
      <vt:variant>
        <vt:lpwstr>https://bmcwomenshealth.biomedcentral.com/articles/10.1186/s12905-020-01149-5</vt:lpwstr>
      </vt:variant>
      <vt:variant>
        <vt:lpwstr/>
      </vt:variant>
      <vt:variant>
        <vt:i4>3539016</vt:i4>
      </vt:variant>
      <vt:variant>
        <vt:i4>9</vt:i4>
      </vt:variant>
      <vt:variant>
        <vt:i4>0</vt:i4>
      </vt:variant>
      <vt:variant>
        <vt:i4>5</vt:i4>
      </vt:variant>
      <vt:variant>
        <vt:lpwstr>https://papers.ssrn.com/sol3/papers.cfm?abstract_id=3313413</vt:lpwstr>
      </vt:variant>
      <vt:variant>
        <vt:lpwstr/>
      </vt:variant>
      <vt:variant>
        <vt:i4>3539016</vt:i4>
      </vt:variant>
      <vt:variant>
        <vt:i4>6</vt:i4>
      </vt:variant>
      <vt:variant>
        <vt:i4>0</vt:i4>
      </vt:variant>
      <vt:variant>
        <vt:i4>5</vt:i4>
      </vt:variant>
      <vt:variant>
        <vt:lpwstr>https://papers.ssrn.com/sol3/papers.cfm?abstract_id=3313413</vt:lpwstr>
      </vt:variant>
      <vt:variant>
        <vt:lpwstr/>
      </vt:variant>
      <vt:variant>
        <vt:i4>3539016</vt:i4>
      </vt:variant>
      <vt:variant>
        <vt:i4>3</vt:i4>
      </vt:variant>
      <vt:variant>
        <vt:i4>0</vt:i4>
      </vt:variant>
      <vt:variant>
        <vt:i4>5</vt:i4>
      </vt:variant>
      <vt:variant>
        <vt:lpwstr>https://papers.ssrn.com/sol3/papers.cfm?abstract_id=3313413</vt:lpwstr>
      </vt:variant>
      <vt:variant>
        <vt:lpwstr/>
      </vt:variant>
      <vt:variant>
        <vt:i4>3342411</vt:i4>
      </vt:variant>
      <vt:variant>
        <vt:i4>0</vt:i4>
      </vt:variant>
      <vt:variant>
        <vt:i4>0</vt:i4>
      </vt:variant>
      <vt:variant>
        <vt:i4>5</vt:i4>
      </vt:variant>
      <vt:variant>
        <vt:lpwstr>https://papers.ssrn.com/sol3/papers.cfm?abstract_id=3502638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Johnson</dc:creator>
  <cp:keywords/>
  <dc:description/>
  <cp:lastModifiedBy>Margaret Johnson</cp:lastModifiedBy>
  <cp:revision>13</cp:revision>
  <dcterms:created xsi:type="dcterms:W3CDTF">2021-10-17T16:16:00Z</dcterms:created>
  <dcterms:modified xsi:type="dcterms:W3CDTF">2021-10-17T17:12:00Z</dcterms:modified>
</cp:coreProperties>
</file>